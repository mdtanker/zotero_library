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4DA" w14:textId="02641370" w:rsidR="00CE6EAA" w:rsidRPr="00BF1BF9" w:rsidRDefault="004B428C" w:rsidP="00FF3503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ascii="Myriad Pro" w:hAnsi="Myriad Pro"/>
          <w:i/>
          <w:sz w:val="22"/>
          <w:szCs w:val="22"/>
        </w:rPr>
        <w:t>Geophysical Research Letters</w:t>
      </w:r>
    </w:p>
    <w:p w14:paraId="2CB29489" w14:textId="77777777" w:rsidR="00FF3503" w:rsidRPr="00CE6EAA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59F910A1" w14:textId="4F20E54B" w:rsidR="00FF3503" w:rsidRPr="00B77E40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b/>
          <w:sz w:val="22"/>
          <w:szCs w:val="22"/>
        </w:rPr>
      </w:pPr>
      <w:r w:rsidRPr="00B77E40">
        <w:rPr>
          <w:rFonts w:ascii="Myriad Pro" w:hAnsi="Myriad Pro"/>
          <w:b/>
          <w:sz w:val="22"/>
          <w:szCs w:val="22"/>
        </w:rPr>
        <w:t>[</w:t>
      </w:r>
      <w:r w:rsidR="00F0182A">
        <w:rPr>
          <w:rFonts w:ascii="Myriad Pro" w:hAnsi="Myriad Pro"/>
          <w:b/>
          <w:sz w:val="22"/>
          <w:szCs w:val="22"/>
        </w:rPr>
        <w:t>Bathymetry beneath ice shelves of western Dronning Maud Land, East Antarctica</w:t>
      </w:r>
      <w:r w:rsidR="00032C51">
        <w:rPr>
          <w:rFonts w:ascii="Myriad Pro" w:hAnsi="Myriad Pro"/>
          <w:b/>
          <w:sz w:val="22"/>
          <w:szCs w:val="22"/>
        </w:rPr>
        <w:t>, and implications on ice shelf stability</w:t>
      </w:r>
      <w:r w:rsidRPr="00B77E40">
        <w:rPr>
          <w:rFonts w:ascii="Myriad Pro" w:hAnsi="Myriad Pro"/>
          <w:b/>
          <w:sz w:val="22"/>
          <w:szCs w:val="22"/>
        </w:rPr>
        <w:t>]</w:t>
      </w:r>
    </w:p>
    <w:p w14:paraId="487C5170" w14:textId="029668D0" w:rsidR="004B428C" w:rsidRPr="004B428C" w:rsidRDefault="004B428C" w:rsidP="00FF3503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  <w:lang w:val="de-DE"/>
        </w:rPr>
      </w:pPr>
      <w:r w:rsidRPr="004B428C">
        <w:rPr>
          <w:rFonts w:ascii="Myriad Pro" w:hAnsi="Myriad Pro"/>
          <w:sz w:val="22"/>
          <w:szCs w:val="22"/>
          <w:lang w:val="de-DE"/>
        </w:rPr>
        <w:t>H. Eisermann</w:t>
      </w:r>
      <w:r w:rsidRPr="004B428C">
        <w:rPr>
          <w:vertAlign w:val="superscript"/>
          <w:lang w:val="de-DE"/>
        </w:rPr>
        <w:t>1</w:t>
      </w:r>
      <w:r w:rsidRPr="004B428C">
        <w:rPr>
          <w:rFonts w:ascii="Myriad Pro" w:hAnsi="Myriad Pro"/>
          <w:sz w:val="22"/>
          <w:szCs w:val="22"/>
          <w:lang w:val="de-DE"/>
        </w:rPr>
        <w:t>, G. Eagles</w:t>
      </w:r>
      <w:r w:rsidRPr="004B428C">
        <w:rPr>
          <w:vertAlign w:val="superscript"/>
          <w:lang w:val="de-DE"/>
        </w:rPr>
        <w:t>1</w:t>
      </w:r>
      <w:r w:rsidRPr="004B428C">
        <w:rPr>
          <w:rFonts w:ascii="Myriad Pro" w:hAnsi="Myriad Pro"/>
          <w:sz w:val="22"/>
          <w:szCs w:val="22"/>
          <w:lang w:val="de-DE"/>
        </w:rPr>
        <w:t>,</w:t>
      </w:r>
      <w:r w:rsidR="009C1E2E">
        <w:rPr>
          <w:rFonts w:ascii="Myriad Pro" w:hAnsi="Myriad Pro"/>
          <w:sz w:val="22"/>
          <w:szCs w:val="22"/>
          <w:lang w:val="de-DE"/>
        </w:rPr>
        <w:t xml:space="preserve"> A. Ruppel</w:t>
      </w:r>
      <w:r w:rsidR="009C1E2E">
        <w:rPr>
          <w:rFonts w:ascii="Myriad Pro" w:hAnsi="Myriad Pro"/>
          <w:sz w:val="22"/>
          <w:szCs w:val="22"/>
          <w:vertAlign w:val="superscript"/>
          <w:lang w:val="de-DE"/>
        </w:rPr>
        <w:t>2</w:t>
      </w:r>
      <w:r w:rsidR="009C1E2E">
        <w:rPr>
          <w:rFonts w:ascii="Myriad Pro" w:hAnsi="Myriad Pro"/>
          <w:sz w:val="22"/>
          <w:szCs w:val="22"/>
          <w:lang w:val="de-DE"/>
        </w:rPr>
        <w:t>, E. C. Smith</w:t>
      </w:r>
      <w:r w:rsidR="009C1E2E">
        <w:rPr>
          <w:rFonts w:ascii="Myriad Pro" w:hAnsi="Myriad Pro"/>
          <w:sz w:val="22"/>
          <w:szCs w:val="22"/>
          <w:vertAlign w:val="superscript"/>
          <w:lang w:val="de-DE"/>
        </w:rPr>
        <w:t>1</w:t>
      </w:r>
      <w:r w:rsidRPr="004B428C">
        <w:rPr>
          <w:rFonts w:ascii="Myriad Pro" w:hAnsi="Myriad Pro"/>
          <w:sz w:val="22"/>
          <w:szCs w:val="22"/>
          <w:lang w:val="de-DE"/>
        </w:rPr>
        <w:t xml:space="preserve"> </w:t>
      </w:r>
      <w:proofErr w:type="spellStart"/>
      <w:r w:rsidRPr="004B428C">
        <w:rPr>
          <w:rFonts w:ascii="Myriad Pro" w:hAnsi="Myriad Pro"/>
          <w:sz w:val="22"/>
          <w:szCs w:val="22"/>
          <w:lang w:val="de-DE"/>
        </w:rPr>
        <w:t>and</w:t>
      </w:r>
      <w:proofErr w:type="spellEnd"/>
      <w:r w:rsidRPr="004B428C">
        <w:rPr>
          <w:rFonts w:ascii="Myriad Pro" w:hAnsi="Myriad Pro"/>
          <w:sz w:val="22"/>
          <w:szCs w:val="22"/>
          <w:lang w:val="de-DE"/>
        </w:rPr>
        <w:t xml:space="preserve"> W. Jokat</w:t>
      </w:r>
      <w:r w:rsidRPr="004B428C">
        <w:rPr>
          <w:vertAlign w:val="superscript"/>
          <w:lang w:val="de-DE"/>
        </w:rPr>
        <w:t>1,</w:t>
      </w:r>
      <w:r w:rsidR="009C1E2E">
        <w:rPr>
          <w:vertAlign w:val="superscript"/>
          <w:lang w:val="de-DE"/>
        </w:rPr>
        <w:t>3</w:t>
      </w:r>
      <w:r w:rsidRPr="004B428C">
        <w:rPr>
          <w:rFonts w:ascii="Myriad Pro" w:hAnsi="Myriad Pro"/>
          <w:sz w:val="18"/>
          <w:szCs w:val="18"/>
          <w:lang w:val="de-DE"/>
        </w:rPr>
        <w:t xml:space="preserve"> </w:t>
      </w:r>
    </w:p>
    <w:p w14:paraId="57FB1C05" w14:textId="53034317" w:rsidR="004B428C" w:rsidRPr="004B428C" w:rsidRDefault="00C13B52" w:rsidP="004B428C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  <w:lang w:val="de-DE"/>
        </w:rPr>
      </w:pPr>
      <w:r w:rsidRPr="00C47053">
        <w:rPr>
          <w:vertAlign w:val="superscript"/>
          <w:lang w:val="de-DE"/>
        </w:rPr>
        <w:t>1</w:t>
      </w:r>
      <w:r w:rsidR="004B428C" w:rsidRPr="004B428C">
        <w:rPr>
          <w:rFonts w:ascii="Myriad Pro" w:hAnsi="Myriad Pro"/>
          <w:sz w:val="22"/>
          <w:szCs w:val="22"/>
          <w:lang w:val="de-DE"/>
        </w:rPr>
        <w:t>Alfred-Wegener-Institut</w:t>
      </w:r>
      <w:ins w:id="0" w:author="Microsoft Office User" w:date="2020-06-02T13:34:00Z">
        <w:r w:rsidR="001C39B2">
          <w:rPr>
            <w:rFonts w:ascii="Myriad Pro" w:hAnsi="Myriad Pro"/>
            <w:sz w:val="22"/>
            <w:szCs w:val="22"/>
            <w:lang w:val="de-DE"/>
          </w:rPr>
          <w:t>e</w:t>
        </w:r>
      </w:ins>
      <w:del w:id="1" w:author="Microsoft Office User" w:date="2020-06-02T13:35:00Z">
        <w:r w:rsidR="00336E80" w:rsidDel="001C39B2">
          <w:rPr>
            <w:rFonts w:ascii="Myriad Pro" w:hAnsi="Myriad Pro"/>
            <w:sz w:val="22"/>
            <w:szCs w:val="22"/>
            <w:lang w:val="de-DE"/>
          </w:rPr>
          <w:delText xml:space="preserve"> Helmholtz-Zentrum für Polar- und Meeresforschung</w:delText>
        </w:r>
      </w:del>
      <w:r w:rsidR="004B428C" w:rsidRPr="004B428C">
        <w:rPr>
          <w:rFonts w:ascii="Myriad Pro" w:hAnsi="Myriad Pro"/>
          <w:sz w:val="22"/>
          <w:szCs w:val="22"/>
          <w:lang w:val="de-DE"/>
        </w:rPr>
        <w:t>, Bremerhaven, Germany.</w:t>
      </w:r>
    </w:p>
    <w:p w14:paraId="1F927B9E" w14:textId="3BCA5C77" w:rsidR="009C1E2E" w:rsidRPr="00D12FDC" w:rsidRDefault="009C1E2E" w:rsidP="009C1E2E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D12FDC">
        <w:rPr>
          <w:vertAlign w:val="superscript"/>
        </w:rPr>
        <w:t>2</w:t>
      </w:r>
      <w:r w:rsidRPr="00D12FDC">
        <w:rPr>
          <w:rFonts w:ascii="Myriad Pro" w:hAnsi="Myriad Pro"/>
          <w:sz w:val="22"/>
          <w:szCs w:val="22"/>
        </w:rPr>
        <w:t>Federal Institute for Geosciences and Natural Resources, Hannover, Germany</w:t>
      </w:r>
    </w:p>
    <w:p w14:paraId="576ECFC5" w14:textId="496353E6" w:rsidR="004B428C" w:rsidRPr="004B428C" w:rsidRDefault="009C1E2E" w:rsidP="00336E80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>
        <w:rPr>
          <w:vertAlign w:val="superscript"/>
        </w:rPr>
        <w:t>3</w:t>
      </w:r>
      <w:r w:rsidR="00336E80">
        <w:rPr>
          <w:rFonts w:ascii="Myriad Pro" w:hAnsi="Myriad Pro"/>
          <w:sz w:val="22"/>
          <w:szCs w:val="22"/>
        </w:rPr>
        <w:t>Department of Geosciences, U</w:t>
      </w:r>
      <w:r w:rsidR="004B428C" w:rsidRPr="004B428C">
        <w:rPr>
          <w:rFonts w:ascii="Myriad Pro" w:hAnsi="Myriad Pro"/>
          <w:sz w:val="22"/>
          <w:szCs w:val="22"/>
        </w:rPr>
        <w:t>niversity of Bremen, Bremen, Germany.</w:t>
      </w:r>
    </w:p>
    <w:p w14:paraId="71891EDF" w14:textId="77777777" w:rsidR="00094365" w:rsidRPr="00CE6EAA" w:rsidRDefault="00A50033" w:rsidP="00825950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 w:rsidDel="00A50033">
        <w:rPr>
          <w:rFonts w:ascii="Myriad Pro" w:hAnsi="Myriad Pro"/>
          <w:sz w:val="22"/>
          <w:szCs w:val="22"/>
        </w:rPr>
        <w:t xml:space="preserve"> </w:t>
      </w:r>
    </w:p>
    <w:p w14:paraId="347237BD" w14:textId="77777777" w:rsidR="00094365" w:rsidRPr="00CE6EAA" w:rsidRDefault="00094365" w:rsidP="000B2E64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1CD128B3" w14:textId="77777777" w:rsidR="00111843" w:rsidRDefault="00111843" w:rsidP="00111843">
      <w:pPr>
        <w:rPr>
          <w:rFonts w:ascii="Myriad Pro" w:hAnsi="Myriad Pro"/>
          <w:b/>
        </w:rPr>
      </w:pPr>
      <w:r w:rsidRPr="00CE6EAA">
        <w:rPr>
          <w:rFonts w:ascii="Myriad Pro" w:hAnsi="Myriad Pro"/>
          <w:b/>
        </w:rPr>
        <w:t>Contents of this file</w:t>
      </w:r>
      <w:r w:rsidR="00E43D2D">
        <w:rPr>
          <w:rFonts w:ascii="Myriad Pro" w:hAnsi="Myriad Pro"/>
          <w:b/>
        </w:rPr>
        <w:t xml:space="preserve"> </w:t>
      </w:r>
    </w:p>
    <w:p w14:paraId="1F13291B" w14:textId="77777777" w:rsidR="00E43D2D" w:rsidRPr="00E40896" w:rsidRDefault="00E43D2D" w:rsidP="00111843">
      <w:pPr>
        <w:rPr>
          <w:rFonts w:ascii="Myriad Pro" w:hAnsi="Myriad Pro"/>
        </w:rPr>
      </w:pPr>
    </w:p>
    <w:p w14:paraId="3D1CAEA0" w14:textId="4DECEB91" w:rsidR="00111843" w:rsidRPr="00CE6EAA" w:rsidRDefault="00111843" w:rsidP="00111843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 xml:space="preserve">Text </w:t>
      </w:r>
      <w:r w:rsidR="008F0426">
        <w:rPr>
          <w:rFonts w:ascii="Myriad Pro" w:hAnsi="Myriad Pro"/>
          <w:sz w:val="22"/>
          <w:szCs w:val="22"/>
        </w:rPr>
        <w:t>S</w:t>
      </w:r>
      <w:r w:rsidR="0033060A">
        <w:rPr>
          <w:rFonts w:ascii="Myriad Pro" w:hAnsi="Myriad Pro"/>
          <w:sz w:val="22"/>
          <w:szCs w:val="22"/>
        </w:rPr>
        <w:t>2</w:t>
      </w:r>
    </w:p>
    <w:p w14:paraId="795CD27E" w14:textId="35DDFCDB" w:rsidR="00111843" w:rsidRPr="00CC6E3D" w:rsidRDefault="00111843" w:rsidP="008F0426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Figures S</w:t>
      </w:r>
      <w:r w:rsidR="00D05218">
        <w:rPr>
          <w:rFonts w:ascii="Myriad Pro" w:hAnsi="Myriad Pro"/>
          <w:sz w:val="22"/>
          <w:szCs w:val="22"/>
        </w:rPr>
        <w:t>1</w:t>
      </w:r>
      <w:r w:rsidR="0033060A">
        <w:rPr>
          <w:rFonts w:ascii="Myriad Pro" w:hAnsi="Myriad Pro"/>
          <w:sz w:val="22"/>
          <w:szCs w:val="22"/>
        </w:rPr>
        <w:t xml:space="preserve"> and</w:t>
      </w:r>
      <w:r w:rsidR="00D05218">
        <w:rPr>
          <w:rFonts w:ascii="Myriad Pro" w:hAnsi="Myriad Pro"/>
          <w:sz w:val="22"/>
          <w:szCs w:val="22"/>
        </w:rPr>
        <w:t xml:space="preserve"> S</w:t>
      </w:r>
      <w:r w:rsidR="0033060A">
        <w:rPr>
          <w:rFonts w:ascii="Myriad Pro" w:hAnsi="Myriad Pro"/>
          <w:sz w:val="22"/>
          <w:szCs w:val="22"/>
        </w:rPr>
        <w:t>2</w:t>
      </w:r>
      <w:r w:rsidR="000456AB">
        <w:rPr>
          <w:rFonts w:ascii="Myriad Pro" w:hAnsi="Myriad Pro"/>
          <w:sz w:val="22"/>
          <w:szCs w:val="22"/>
        </w:rPr>
        <w:t>.1</w:t>
      </w:r>
      <w:r w:rsidR="000D6EA1">
        <w:rPr>
          <w:rFonts w:ascii="Myriad Pro" w:hAnsi="Myriad Pro"/>
          <w:sz w:val="22"/>
          <w:szCs w:val="22"/>
        </w:rPr>
        <w:t>, S2.2</w:t>
      </w:r>
      <w:r w:rsidR="00BB34B9">
        <w:rPr>
          <w:rFonts w:ascii="Myriad Pro" w:hAnsi="Myriad Pro"/>
          <w:sz w:val="22"/>
          <w:szCs w:val="22"/>
        </w:rPr>
        <w:t>, S2.3</w:t>
      </w:r>
      <w:r w:rsidRPr="00CE6EAA">
        <w:rPr>
          <w:rFonts w:ascii="Myriad Pro" w:hAnsi="Myriad Pro"/>
          <w:sz w:val="22"/>
          <w:szCs w:val="22"/>
        </w:rPr>
        <w:t xml:space="preserve"> </w:t>
      </w:r>
    </w:p>
    <w:p w14:paraId="79042C92" w14:textId="77777777" w:rsidR="00FF3503" w:rsidRPr="00CE6EAA" w:rsidRDefault="00FF3503" w:rsidP="00FF3503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124060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1195F5EF" w14:textId="17A03B04" w:rsidR="00E10A46" w:rsidRPr="007604B8" w:rsidRDefault="00E10A46" w:rsidP="00D05218">
      <w:pPr>
        <w:pStyle w:val="Text"/>
        <w:rPr>
          <w:rFonts w:ascii="Myriad Pro" w:hAnsi="Myriad Pro"/>
          <w:sz w:val="22"/>
          <w:szCs w:val="22"/>
        </w:rPr>
      </w:pPr>
      <w:r w:rsidRPr="007604B8">
        <w:rPr>
          <w:rFonts w:ascii="Myriad Pro" w:hAnsi="Myriad Pro"/>
          <w:sz w:val="22"/>
          <w:szCs w:val="22"/>
        </w:rPr>
        <w:t xml:space="preserve">Supporting Information S1 shows </w:t>
      </w:r>
      <w:r w:rsidR="008242D9">
        <w:rPr>
          <w:rFonts w:ascii="Myriad Pro" w:hAnsi="Myriad Pro"/>
          <w:sz w:val="22"/>
          <w:szCs w:val="22"/>
        </w:rPr>
        <w:t>t</w:t>
      </w:r>
      <w:r w:rsidR="00E218A7">
        <w:rPr>
          <w:rFonts w:ascii="Myriad Pro" w:hAnsi="Myriad Pro"/>
          <w:sz w:val="22"/>
          <w:szCs w:val="22"/>
        </w:rPr>
        <w:t>he sea level equivalent of ice in t</w:t>
      </w:r>
      <w:r w:rsidR="00D82645">
        <w:rPr>
          <w:rFonts w:ascii="Myriad Pro" w:hAnsi="Myriad Pro"/>
          <w:sz w:val="22"/>
          <w:szCs w:val="22"/>
        </w:rPr>
        <w:t xml:space="preserve">he catchment </w:t>
      </w:r>
      <w:r w:rsidR="00680C2A">
        <w:rPr>
          <w:rFonts w:ascii="Myriad Pro" w:hAnsi="Myriad Pro"/>
          <w:sz w:val="22"/>
          <w:szCs w:val="22"/>
        </w:rPr>
        <w:t xml:space="preserve">area </w:t>
      </w:r>
      <w:r w:rsidR="00D82645">
        <w:rPr>
          <w:rFonts w:ascii="Myriad Pro" w:hAnsi="Myriad Pro"/>
          <w:sz w:val="22"/>
          <w:szCs w:val="22"/>
        </w:rPr>
        <w:t>of the Ekström, Atka, Jelbart, Fimbul and Vigrid</w:t>
      </w:r>
      <w:r w:rsidR="00E218A7">
        <w:rPr>
          <w:rFonts w:ascii="Myriad Pro" w:hAnsi="Myriad Pro"/>
          <w:sz w:val="22"/>
          <w:szCs w:val="22"/>
        </w:rPr>
        <w:t xml:space="preserve"> ice shelves</w:t>
      </w:r>
      <w:r w:rsidR="00D82645">
        <w:rPr>
          <w:rFonts w:ascii="Myriad Pro" w:hAnsi="Myriad Pro"/>
          <w:sz w:val="22"/>
          <w:szCs w:val="22"/>
        </w:rPr>
        <w:t xml:space="preserve"> (</w:t>
      </w:r>
      <w:r w:rsidR="0033060A">
        <w:rPr>
          <w:rFonts w:ascii="Myriad Pro" w:hAnsi="Myriad Pro"/>
          <w:sz w:val="22"/>
          <w:szCs w:val="22"/>
        </w:rPr>
        <w:t>Figure S1</w:t>
      </w:r>
      <w:r w:rsidR="00D82645">
        <w:rPr>
          <w:rFonts w:ascii="Myriad Pro" w:hAnsi="Myriad Pro"/>
          <w:sz w:val="22"/>
          <w:szCs w:val="22"/>
        </w:rPr>
        <w:t>)</w:t>
      </w:r>
      <w:r w:rsidR="00162BC7">
        <w:rPr>
          <w:rFonts w:ascii="Myriad Pro" w:hAnsi="Myriad Pro"/>
          <w:sz w:val="22"/>
          <w:szCs w:val="22"/>
        </w:rPr>
        <w:t>.</w:t>
      </w:r>
    </w:p>
    <w:p w14:paraId="22DE0E3A" w14:textId="7904CB70" w:rsidR="00594A84" w:rsidRDefault="002845A6" w:rsidP="00E7007F">
      <w:pPr>
        <w:pStyle w:val="Text"/>
        <w:rPr>
          <w:rFonts w:ascii="Myriad Pro" w:hAnsi="Myriad Pro"/>
          <w:sz w:val="22"/>
          <w:szCs w:val="22"/>
        </w:rPr>
      </w:pPr>
      <w:r w:rsidRPr="007604B8">
        <w:rPr>
          <w:rFonts w:ascii="Myriad Pro" w:hAnsi="Myriad Pro"/>
          <w:sz w:val="22"/>
          <w:szCs w:val="22"/>
        </w:rPr>
        <w:t xml:space="preserve">Materials and methods </w:t>
      </w:r>
      <w:r w:rsidR="008F3E9E">
        <w:rPr>
          <w:rFonts w:ascii="Myriad Pro" w:hAnsi="Myriad Pro"/>
          <w:sz w:val="22"/>
          <w:szCs w:val="22"/>
        </w:rPr>
        <w:t xml:space="preserve">for bathymetry </w:t>
      </w:r>
      <w:r w:rsidR="00734C86">
        <w:rPr>
          <w:rFonts w:ascii="Myriad Pro" w:hAnsi="Myriad Pro"/>
          <w:sz w:val="22"/>
          <w:szCs w:val="22"/>
        </w:rPr>
        <w:t>modeling</w:t>
      </w:r>
      <w:r w:rsidR="008F3E9E">
        <w:rPr>
          <w:rFonts w:ascii="Myriad Pro" w:hAnsi="Myriad Pro"/>
          <w:sz w:val="22"/>
          <w:szCs w:val="22"/>
        </w:rPr>
        <w:t xml:space="preserve"> </w:t>
      </w:r>
      <w:r w:rsidRPr="007604B8">
        <w:rPr>
          <w:rFonts w:ascii="Myriad Pro" w:hAnsi="Myriad Pro"/>
          <w:sz w:val="22"/>
          <w:szCs w:val="22"/>
        </w:rPr>
        <w:t xml:space="preserve">are </w:t>
      </w:r>
      <w:r w:rsidR="00680C2A">
        <w:rPr>
          <w:rFonts w:ascii="Myriad Pro" w:hAnsi="Myriad Pro"/>
          <w:sz w:val="22"/>
          <w:szCs w:val="22"/>
        </w:rPr>
        <w:t>outlined in more detail</w:t>
      </w:r>
      <w:r w:rsidR="00D05218" w:rsidRPr="007604B8">
        <w:rPr>
          <w:rFonts w:ascii="Myriad Pro" w:hAnsi="Myriad Pro"/>
          <w:sz w:val="22"/>
          <w:szCs w:val="22"/>
        </w:rPr>
        <w:t xml:space="preserve"> in </w:t>
      </w:r>
      <w:r w:rsidRPr="007604B8">
        <w:rPr>
          <w:rFonts w:ascii="Myriad Pro" w:hAnsi="Myriad Pro"/>
          <w:sz w:val="22"/>
          <w:szCs w:val="22"/>
        </w:rPr>
        <w:t xml:space="preserve">Supporting Information </w:t>
      </w:r>
      <w:r w:rsidR="00D05218" w:rsidRPr="007604B8">
        <w:rPr>
          <w:rFonts w:ascii="Myriad Pro" w:hAnsi="Myriad Pro"/>
          <w:sz w:val="22"/>
          <w:szCs w:val="22"/>
        </w:rPr>
        <w:t>S</w:t>
      </w:r>
      <w:r w:rsidR="0033060A">
        <w:rPr>
          <w:rFonts w:ascii="Myriad Pro" w:hAnsi="Myriad Pro"/>
          <w:sz w:val="22"/>
          <w:szCs w:val="22"/>
        </w:rPr>
        <w:t>2</w:t>
      </w:r>
      <w:r w:rsidR="00D05218" w:rsidRPr="007604B8">
        <w:rPr>
          <w:rFonts w:ascii="Myriad Pro" w:hAnsi="Myriad Pro"/>
          <w:sz w:val="22"/>
          <w:szCs w:val="22"/>
        </w:rPr>
        <w:t>.</w:t>
      </w:r>
      <w:r w:rsidRPr="007604B8">
        <w:rPr>
          <w:rFonts w:ascii="Myriad Pro" w:hAnsi="Myriad Pro"/>
          <w:sz w:val="22"/>
          <w:szCs w:val="22"/>
        </w:rPr>
        <w:t xml:space="preserve"> This includes description of gravi</w:t>
      </w:r>
      <w:r w:rsidR="006F2C2B">
        <w:rPr>
          <w:rFonts w:ascii="Myriad Pro" w:hAnsi="Myriad Pro"/>
          <w:sz w:val="22"/>
          <w:szCs w:val="22"/>
        </w:rPr>
        <w:t>metric</w:t>
      </w:r>
      <w:r w:rsidRPr="007604B8">
        <w:rPr>
          <w:rFonts w:ascii="Myriad Pro" w:hAnsi="Myriad Pro"/>
          <w:sz w:val="22"/>
          <w:szCs w:val="22"/>
        </w:rPr>
        <w:t xml:space="preserve">, magnetic and </w:t>
      </w:r>
      <w:r w:rsidR="00DF5271" w:rsidRPr="007604B8">
        <w:rPr>
          <w:rFonts w:ascii="Myriad Pro" w:hAnsi="Myriad Pro"/>
          <w:sz w:val="22"/>
          <w:szCs w:val="22"/>
        </w:rPr>
        <w:t>ice</w:t>
      </w:r>
      <w:r w:rsidRPr="007604B8">
        <w:rPr>
          <w:rFonts w:ascii="Myriad Pro" w:hAnsi="Myriad Pro"/>
          <w:sz w:val="22"/>
          <w:szCs w:val="22"/>
        </w:rPr>
        <w:t xml:space="preserve"> thickness </w:t>
      </w:r>
      <w:r w:rsidR="00DF5271" w:rsidRPr="007604B8">
        <w:rPr>
          <w:rFonts w:ascii="Myriad Pro" w:hAnsi="Myriad Pro"/>
          <w:sz w:val="22"/>
          <w:szCs w:val="22"/>
        </w:rPr>
        <w:t>radar</w:t>
      </w:r>
      <w:r w:rsidRPr="007604B8">
        <w:rPr>
          <w:rFonts w:ascii="Myriad Pro" w:hAnsi="Myriad Pro"/>
          <w:sz w:val="22"/>
          <w:szCs w:val="22"/>
        </w:rPr>
        <w:t xml:space="preserve"> data acquisition, as well as</w:t>
      </w:r>
      <w:r w:rsidR="00DF5271" w:rsidRPr="007604B8">
        <w:rPr>
          <w:rFonts w:ascii="Myriad Pro" w:hAnsi="Myriad Pro"/>
          <w:sz w:val="22"/>
          <w:szCs w:val="22"/>
        </w:rPr>
        <w:t xml:space="preserve"> </w:t>
      </w:r>
      <w:r w:rsidR="00E218A7">
        <w:rPr>
          <w:rFonts w:ascii="Myriad Pro" w:hAnsi="Myriad Pro"/>
          <w:sz w:val="22"/>
          <w:szCs w:val="22"/>
        </w:rPr>
        <w:t>the 3D modeling of</w:t>
      </w:r>
      <w:r w:rsidR="00DF5271" w:rsidRPr="007604B8">
        <w:rPr>
          <w:rFonts w:ascii="Myriad Pro" w:hAnsi="Myriad Pro"/>
          <w:sz w:val="22"/>
          <w:szCs w:val="22"/>
        </w:rPr>
        <w:t xml:space="preserve"> gravity data </w:t>
      </w:r>
      <w:r w:rsidR="00E218A7">
        <w:rPr>
          <w:rFonts w:ascii="Myriad Pro" w:hAnsi="Myriad Pro"/>
          <w:sz w:val="22"/>
          <w:szCs w:val="22"/>
        </w:rPr>
        <w:t>for</w:t>
      </w:r>
      <w:r w:rsidR="00DF5271" w:rsidRPr="007604B8">
        <w:rPr>
          <w:rFonts w:ascii="Myriad Pro" w:hAnsi="Myriad Pro"/>
          <w:sz w:val="22"/>
          <w:szCs w:val="22"/>
        </w:rPr>
        <w:t xml:space="preserve"> bathymetr</w:t>
      </w:r>
      <w:r w:rsidR="00E218A7">
        <w:rPr>
          <w:rFonts w:ascii="Myriad Pro" w:hAnsi="Myriad Pro"/>
          <w:sz w:val="22"/>
          <w:szCs w:val="22"/>
        </w:rPr>
        <w:t>y</w:t>
      </w:r>
      <w:r w:rsidR="00DF5271" w:rsidRPr="007604B8">
        <w:rPr>
          <w:rFonts w:ascii="Myriad Pro" w:hAnsi="Myriad Pro"/>
          <w:sz w:val="22"/>
          <w:szCs w:val="22"/>
        </w:rPr>
        <w:t xml:space="preserve"> beneath</w:t>
      </w:r>
      <w:r w:rsidR="00E218A7">
        <w:rPr>
          <w:rFonts w:ascii="Myriad Pro" w:hAnsi="Myriad Pro"/>
          <w:sz w:val="22"/>
          <w:szCs w:val="22"/>
        </w:rPr>
        <w:t xml:space="preserve"> the</w:t>
      </w:r>
      <w:r w:rsidR="00DF5271" w:rsidRPr="007604B8">
        <w:rPr>
          <w:rFonts w:ascii="Myriad Pro" w:hAnsi="Myriad Pro"/>
          <w:sz w:val="22"/>
          <w:szCs w:val="22"/>
        </w:rPr>
        <w:t xml:space="preserve"> ice shelves.</w:t>
      </w:r>
      <w:r w:rsidRPr="007604B8">
        <w:rPr>
          <w:rFonts w:ascii="Myriad Pro" w:hAnsi="Myriad Pro"/>
          <w:sz w:val="22"/>
          <w:szCs w:val="22"/>
        </w:rPr>
        <w:t xml:space="preserve"> </w:t>
      </w:r>
      <w:r w:rsidR="006F2C2B">
        <w:rPr>
          <w:rFonts w:ascii="Myriad Pro" w:hAnsi="Myriad Pro"/>
          <w:sz w:val="22"/>
          <w:szCs w:val="22"/>
        </w:rPr>
        <w:t>A detailed error estimation of models is given in the end.</w:t>
      </w:r>
    </w:p>
    <w:p w14:paraId="5DE170FA" w14:textId="29ADAC77" w:rsidR="00E7007F" w:rsidRDefault="00D6282C" w:rsidP="00272BF3">
      <w:pPr>
        <w:pStyle w:val="SMHeading"/>
      </w:pPr>
      <w:r>
        <w:rPr>
          <w:rFonts w:ascii="Myriad Pro" w:hAnsi="Myriad Pro"/>
          <w:sz w:val="22"/>
          <w:szCs w:val="22"/>
        </w:rPr>
        <w:lastRenderedPageBreak/>
        <w:t xml:space="preserve">Supporting Information S1: </w:t>
      </w:r>
      <w:r w:rsidR="008242D9">
        <w:rPr>
          <w:rFonts w:ascii="Myriad Pro" w:hAnsi="Myriad Pro"/>
          <w:sz w:val="22"/>
          <w:szCs w:val="22"/>
        </w:rPr>
        <w:t>C</w:t>
      </w:r>
      <w:r w:rsidR="0033060A">
        <w:rPr>
          <w:rFonts w:ascii="Myriad Pro" w:hAnsi="Myriad Pro"/>
          <w:sz w:val="22"/>
          <w:szCs w:val="22"/>
        </w:rPr>
        <w:t xml:space="preserve">atchment area </w:t>
      </w:r>
      <w:r>
        <w:rPr>
          <w:rFonts w:ascii="Myriad Pro" w:hAnsi="Myriad Pro"/>
          <w:sz w:val="22"/>
          <w:szCs w:val="22"/>
        </w:rPr>
        <w:t>in western Dronning Maud Land</w:t>
      </w:r>
      <w:r w:rsidR="00B82F26">
        <w:rPr>
          <w:rFonts w:ascii="Myriad Pro" w:hAnsi="Myriad Pro"/>
          <w:sz w:val="22"/>
          <w:szCs w:val="22"/>
        </w:rPr>
        <w:t xml:space="preserve"> </w:t>
      </w:r>
    </w:p>
    <w:p w14:paraId="40C3510B" w14:textId="37B4F4A3" w:rsidR="00E7007F" w:rsidRDefault="005F75CC" w:rsidP="004C773D">
      <w:pPr>
        <w:pStyle w:val="Text"/>
        <w:ind w:firstLine="0"/>
        <w:jc w:val="center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noProof/>
          <w:sz w:val="22"/>
          <w:szCs w:val="22"/>
        </w:rPr>
        <w:drawing>
          <wp:inline distT="0" distB="0" distL="0" distR="0" wp14:anchorId="3419F372" wp14:editId="703ED995">
            <wp:extent cx="5486400" cy="4419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95A" w14:textId="43E6D87E" w:rsidR="004E5BF0" w:rsidRDefault="00A87F05" w:rsidP="004E5BF0">
      <w:pPr>
        <w:pStyle w:val="Text"/>
        <w:rPr>
          <w:rFonts w:ascii="Myriad Pro" w:hAnsi="Myriad Pro"/>
          <w:sz w:val="22"/>
          <w:szCs w:val="22"/>
        </w:rPr>
      </w:pPr>
      <w:r w:rsidRPr="004B1629">
        <w:rPr>
          <w:rFonts w:ascii="Myriad Pro" w:hAnsi="Myriad Pro"/>
          <w:b/>
          <w:sz w:val="22"/>
          <w:szCs w:val="22"/>
        </w:rPr>
        <w:t>Figure S</w:t>
      </w:r>
      <w:r w:rsidR="0033060A">
        <w:rPr>
          <w:rFonts w:ascii="Myriad Pro" w:hAnsi="Myriad Pro"/>
          <w:b/>
          <w:sz w:val="22"/>
          <w:szCs w:val="22"/>
        </w:rPr>
        <w:t>1</w:t>
      </w:r>
      <w:r>
        <w:rPr>
          <w:rFonts w:ascii="Myriad Pro" w:hAnsi="Myriad Pro"/>
          <w:b/>
          <w:sz w:val="22"/>
          <w:szCs w:val="22"/>
        </w:rPr>
        <w:t xml:space="preserve"> </w:t>
      </w:r>
      <w:r w:rsidR="002F6EC1">
        <w:rPr>
          <w:rFonts w:ascii="Myriad Pro" w:hAnsi="Myriad Pro"/>
          <w:sz w:val="22"/>
          <w:szCs w:val="22"/>
        </w:rPr>
        <w:t xml:space="preserve">Ice </w:t>
      </w:r>
      <w:r w:rsidR="00680C2A">
        <w:rPr>
          <w:rFonts w:ascii="Myriad Pro" w:hAnsi="Myriad Pro"/>
          <w:sz w:val="22"/>
          <w:szCs w:val="22"/>
        </w:rPr>
        <w:t>divides</w:t>
      </w:r>
      <w:r w:rsidR="005F75CC">
        <w:rPr>
          <w:rFonts w:ascii="Myriad Pro" w:hAnsi="Myriad Pro"/>
          <w:sz w:val="22"/>
          <w:szCs w:val="22"/>
        </w:rPr>
        <w:t xml:space="preserve"> (red), </w:t>
      </w:r>
      <w:r w:rsidR="002F6EC1">
        <w:rPr>
          <w:rFonts w:ascii="Myriad Pro" w:hAnsi="Myriad Pro"/>
          <w:sz w:val="22"/>
          <w:szCs w:val="22"/>
        </w:rPr>
        <w:t>grounding lines</w:t>
      </w:r>
      <w:r w:rsidR="005F75CC">
        <w:rPr>
          <w:rFonts w:ascii="Myriad Pro" w:hAnsi="Myriad Pro"/>
          <w:sz w:val="22"/>
          <w:szCs w:val="22"/>
        </w:rPr>
        <w:t xml:space="preserve"> and calving </w:t>
      </w:r>
      <w:r w:rsidR="00D871E5">
        <w:rPr>
          <w:rFonts w:ascii="Myriad Pro" w:hAnsi="Myriad Pro"/>
          <w:sz w:val="22"/>
          <w:szCs w:val="22"/>
        </w:rPr>
        <w:t>front</w:t>
      </w:r>
      <w:r w:rsidR="005F75CC">
        <w:rPr>
          <w:rFonts w:ascii="Myriad Pro" w:hAnsi="Myriad Pro"/>
          <w:sz w:val="22"/>
          <w:szCs w:val="22"/>
        </w:rPr>
        <w:t>s (black)</w:t>
      </w:r>
      <w:r w:rsidR="00732D58">
        <w:rPr>
          <w:rFonts w:ascii="Myriad Pro" w:hAnsi="Myriad Pro"/>
          <w:sz w:val="22"/>
          <w:szCs w:val="22"/>
        </w:rPr>
        <w:t xml:space="preserve"> of ice shelves in western Dronning Maud Land after Mouginot et al. (2017</w:t>
      </w:r>
      <w:r w:rsidR="004A0180">
        <w:rPr>
          <w:rFonts w:ascii="Myriad Pro" w:hAnsi="Myriad Pro"/>
          <w:sz w:val="22"/>
          <w:szCs w:val="22"/>
        </w:rPr>
        <w:t>a</w:t>
      </w:r>
      <w:r w:rsidR="002314DA">
        <w:rPr>
          <w:rFonts w:ascii="Myriad Pro" w:hAnsi="Myriad Pro"/>
          <w:sz w:val="22"/>
          <w:szCs w:val="22"/>
        </w:rPr>
        <w:t>). Beige:</w:t>
      </w:r>
      <w:r w:rsidR="00E82AD8">
        <w:rPr>
          <w:rFonts w:ascii="Myriad Pro" w:hAnsi="Myriad Pro"/>
          <w:sz w:val="22"/>
          <w:szCs w:val="22"/>
        </w:rPr>
        <w:t xml:space="preserve"> grounded ice</w:t>
      </w:r>
      <w:r w:rsidR="002314DA">
        <w:rPr>
          <w:rFonts w:ascii="Myriad Pro" w:hAnsi="Myriad Pro"/>
          <w:sz w:val="22"/>
          <w:szCs w:val="22"/>
        </w:rPr>
        <w:t xml:space="preserve"> outside the wDML catchments; white: </w:t>
      </w:r>
      <w:r w:rsidR="00E82AD8">
        <w:rPr>
          <w:rFonts w:ascii="Myriad Pro" w:hAnsi="Myriad Pro"/>
          <w:sz w:val="22"/>
          <w:szCs w:val="22"/>
        </w:rPr>
        <w:t>ice shelves</w:t>
      </w:r>
      <w:r w:rsidR="002314DA">
        <w:rPr>
          <w:rFonts w:ascii="Myriad Pro" w:hAnsi="Myriad Pro"/>
          <w:sz w:val="22"/>
          <w:szCs w:val="22"/>
        </w:rPr>
        <w:t>; blue: ocean</w:t>
      </w:r>
      <w:r w:rsidR="00732D58">
        <w:rPr>
          <w:rFonts w:ascii="Myriad Pro" w:hAnsi="Myriad Pro"/>
          <w:sz w:val="22"/>
          <w:szCs w:val="22"/>
        </w:rPr>
        <w:t xml:space="preserve">. The </w:t>
      </w:r>
      <w:r w:rsidR="002314DA">
        <w:rPr>
          <w:rFonts w:ascii="Myriad Pro" w:hAnsi="Myriad Pro"/>
          <w:sz w:val="22"/>
          <w:szCs w:val="22"/>
        </w:rPr>
        <w:t>gridded data set</w:t>
      </w:r>
      <w:r w:rsidR="00732D58">
        <w:rPr>
          <w:rFonts w:ascii="Myriad Pro" w:hAnsi="Myriad Pro"/>
          <w:sz w:val="22"/>
          <w:szCs w:val="22"/>
        </w:rPr>
        <w:t xml:space="preserve"> shows the </w:t>
      </w:r>
      <w:r w:rsidR="002314DA">
        <w:rPr>
          <w:rFonts w:ascii="Myriad Pro" w:hAnsi="Myriad Pro"/>
          <w:sz w:val="22"/>
          <w:szCs w:val="22"/>
        </w:rPr>
        <w:t xml:space="preserve">height of the </w:t>
      </w:r>
      <w:r w:rsidR="00732D58">
        <w:rPr>
          <w:rFonts w:ascii="Myriad Pro" w:hAnsi="Myriad Pro"/>
          <w:sz w:val="22"/>
          <w:szCs w:val="22"/>
        </w:rPr>
        <w:t xml:space="preserve">ice column above sea level, </w:t>
      </w:r>
      <w:r w:rsidR="002314DA">
        <w:rPr>
          <w:rFonts w:ascii="Myriad Pro" w:hAnsi="Myriad Pro"/>
          <w:sz w:val="22"/>
          <w:szCs w:val="22"/>
        </w:rPr>
        <w:t>whose loss as water to the ocean would contribute to a rise in sea level</w:t>
      </w:r>
      <w:r w:rsidR="00732D58">
        <w:rPr>
          <w:rFonts w:ascii="Myriad Pro" w:hAnsi="Myriad Pro"/>
          <w:sz w:val="22"/>
          <w:szCs w:val="22"/>
        </w:rPr>
        <w:t xml:space="preserve">. </w:t>
      </w:r>
      <w:r w:rsidR="002F6EC1">
        <w:rPr>
          <w:rFonts w:ascii="Myriad Pro" w:hAnsi="Myriad Pro"/>
          <w:sz w:val="22"/>
          <w:szCs w:val="22"/>
        </w:rPr>
        <w:t>These thicknesses are</w:t>
      </w:r>
      <w:r w:rsidR="00732D58">
        <w:rPr>
          <w:rFonts w:ascii="Myriad Pro" w:hAnsi="Myriad Pro"/>
          <w:sz w:val="22"/>
          <w:szCs w:val="22"/>
        </w:rPr>
        <w:t xml:space="preserve"> inferred from AWI radar data </w:t>
      </w:r>
      <w:r w:rsidR="002F6EC1">
        <w:rPr>
          <w:rFonts w:ascii="Myriad Pro" w:hAnsi="Myriad Pro"/>
          <w:sz w:val="22"/>
          <w:szCs w:val="22"/>
        </w:rPr>
        <w:t xml:space="preserve">(Riedel et al., 2012) </w:t>
      </w:r>
      <w:r w:rsidR="00732D58">
        <w:rPr>
          <w:rFonts w:ascii="Myriad Pro" w:hAnsi="Myriad Pro"/>
          <w:sz w:val="22"/>
          <w:szCs w:val="22"/>
        </w:rPr>
        <w:t xml:space="preserve">and ice surface </w:t>
      </w:r>
      <w:r w:rsidR="007F122E">
        <w:rPr>
          <w:rFonts w:ascii="Myriad Pro" w:hAnsi="Myriad Pro"/>
          <w:sz w:val="22"/>
          <w:szCs w:val="22"/>
        </w:rPr>
        <w:t>elevation</w:t>
      </w:r>
      <w:r w:rsidR="00732D58">
        <w:rPr>
          <w:rFonts w:ascii="Myriad Pro" w:hAnsi="Myriad Pro"/>
          <w:sz w:val="22"/>
          <w:szCs w:val="22"/>
        </w:rPr>
        <w:t xml:space="preserve"> from Howat et al. (2019). The </w:t>
      </w:r>
      <w:r w:rsidR="002314DA">
        <w:rPr>
          <w:rFonts w:ascii="Myriad Pro" w:hAnsi="Myriad Pro"/>
          <w:sz w:val="22"/>
          <w:szCs w:val="22"/>
        </w:rPr>
        <w:t xml:space="preserve">catchment </w:t>
      </w:r>
      <w:r w:rsidR="00732D58">
        <w:rPr>
          <w:rFonts w:ascii="Myriad Pro" w:hAnsi="Myriad Pro"/>
          <w:sz w:val="22"/>
          <w:szCs w:val="22"/>
        </w:rPr>
        <w:t xml:space="preserve">area </w:t>
      </w:r>
      <w:r w:rsidR="002314DA">
        <w:rPr>
          <w:rFonts w:ascii="Myriad Pro" w:hAnsi="Myriad Pro"/>
          <w:sz w:val="22"/>
          <w:szCs w:val="22"/>
        </w:rPr>
        <w:t>is</w:t>
      </w:r>
      <w:r w:rsidR="00732D58">
        <w:rPr>
          <w:rFonts w:ascii="Myriad Pro" w:hAnsi="Myriad Pro"/>
          <w:sz w:val="22"/>
          <w:szCs w:val="22"/>
        </w:rPr>
        <w:t xml:space="preserve"> 260,000 km</w:t>
      </w:r>
      <w:r w:rsidR="00732D58">
        <w:rPr>
          <w:rFonts w:ascii="Myriad Pro" w:hAnsi="Myriad Pro"/>
          <w:sz w:val="22"/>
          <w:szCs w:val="22"/>
          <w:vertAlign w:val="superscript"/>
        </w:rPr>
        <w:t>2</w:t>
      </w:r>
      <w:r w:rsidR="00732D58">
        <w:rPr>
          <w:rFonts w:ascii="Myriad Pro" w:hAnsi="Myriad Pro"/>
          <w:sz w:val="22"/>
          <w:szCs w:val="22"/>
        </w:rPr>
        <w:t xml:space="preserve"> </w:t>
      </w:r>
      <w:r w:rsidR="007F122E">
        <w:rPr>
          <w:rFonts w:ascii="Myriad Pro" w:hAnsi="Myriad Pro"/>
          <w:sz w:val="22"/>
          <w:szCs w:val="22"/>
        </w:rPr>
        <w:t xml:space="preserve">and </w:t>
      </w:r>
      <w:r w:rsidR="002314DA">
        <w:rPr>
          <w:rFonts w:ascii="Myriad Pro" w:hAnsi="Myriad Pro"/>
          <w:sz w:val="22"/>
          <w:szCs w:val="22"/>
        </w:rPr>
        <w:t>the mass of the ice held above sea level is</w:t>
      </w:r>
      <w:r w:rsidR="00732D58">
        <w:rPr>
          <w:rFonts w:ascii="Myriad Pro" w:hAnsi="Myriad Pro"/>
          <w:sz w:val="22"/>
          <w:szCs w:val="22"/>
        </w:rPr>
        <w:t xml:space="preserve"> 341,000 Gt</w:t>
      </w:r>
      <w:r w:rsidR="002314DA">
        <w:rPr>
          <w:rFonts w:ascii="Myriad Pro" w:hAnsi="Myriad Pro"/>
          <w:sz w:val="22"/>
          <w:szCs w:val="22"/>
        </w:rPr>
        <w:t>. The sea level equivalent of this mass is ~0.95 m</w:t>
      </w:r>
      <w:r w:rsidR="00732D58">
        <w:rPr>
          <w:rFonts w:ascii="Myriad Pro" w:hAnsi="Myriad Pro"/>
          <w:sz w:val="22"/>
          <w:szCs w:val="22"/>
        </w:rPr>
        <w:t>.</w:t>
      </w:r>
    </w:p>
    <w:p w14:paraId="326FDF5A" w14:textId="08D840A9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6B355960" w14:textId="78B2AABD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794D0007" w14:textId="1A0717FD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1D2FF9BD" w14:textId="548C7D4F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2CB01BA3" w14:textId="7B21112E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3E9D112A" w14:textId="2AA8510D" w:rsidR="004E5BF0" w:rsidRDefault="004E5BF0" w:rsidP="004E5BF0">
      <w:pPr>
        <w:pStyle w:val="Text"/>
        <w:rPr>
          <w:rFonts w:ascii="Myriad Pro" w:hAnsi="Myriad Pro"/>
          <w:sz w:val="22"/>
          <w:szCs w:val="22"/>
        </w:rPr>
      </w:pPr>
    </w:p>
    <w:p w14:paraId="45CDFB8F" w14:textId="77777777" w:rsidR="002F6EC1" w:rsidRDefault="002F6EC1" w:rsidP="003C7758">
      <w:pPr>
        <w:pStyle w:val="Text"/>
        <w:ind w:firstLine="0"/>
        <w:rPr>
          <w:rFonts w:ascii="Myriad Pro" w:hAnsi="Myriad Pro"/>
          <w:sz w:val="22"/>
          <w:szCs w:val="22"/>
        </w:rPr>
      </w:pPr>
    </w:p>
    <w:p w14:paraId="4DA66F7E" w14:textId="58DB44CA" w:rsidR="006F7E5E" w:rsidRPr="006F2C2B" w:rsidRDefault="00D05218" w:rsidP="006F2C2B">
      <w:pPr>
        <w:pStyle w:val="SMHeading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lastRenderedPageBreak/>
        <w:t>Supporting Information S</w:t>
      </w:r>
      <w:r w:rsidR="0033060A">
        <w:rPr>
          <w:rFonts w:ascii="Myriad Pro" w:hAnsi="Myriad Pro"/>
          <w:sz w:val="22"/>
          <w:szCs w:val="22"/>
        </w:rPr>
        <w:t>2</w:t>
      </w:r>
      <w:r>
        <w:rPr>
          <w:rFonts w:ascii="Myriad Pro" w:hAnsi="Myriad Pro"/>
          <w:sz w:val="22"/>
          <w:szCs w:val="22"/>
        </w:rPr>
        <w:t xml:space="preserve">: </w:t>
      </w:r>
      <w:r w:rsidR="00CA66EE">
        <w:rPr>
          <w:rFonts w:ascii="Myriad Pro" w:hAnsi="Myriad Pro"/>
          <w:sz w:val="22"/>
          <w:szCs w:val="22"/>
        </w:rPr>
        <w:t xml:space="preserve">Materials and </w:t>
      </w:r>
      <w:r w:rsidR="006F7E5E">
        <w:rPr>
          <w:rFonts w:ascii="Myriad Pro" w:hAnsi="Myriad Pro"/>
          <w:sz w:val="22"/>
          <w:szCs w:val="22"/>
        </w:rPr>
        <w:t>Methods</w:t>
      </w:r>
    </w:p>
    <w:p w14:paraId="16D487D7" w14:textId="423D1D4D" w:rsidR="006F7E5E" w:rsidRPr="006F7E5E" w:rsidRDefault="00D6282C" w:rsidP="006F7E5E">
      <w:pPr>
        <w:pStyle w:val="Text"/>
        <w:rPr>
          <w:rFonts w:ascii="Myriad Pro" w:hAnsi="Myriad Pro"/>
          <w:b/>
          <w:sz w:val="22"/>
          <w:szCs w:val="22"/>
        </w:rPr>
      </w:pPr>
      <w:r>
        <w:rPr>
          <w:rFonts w:ascii="Myriad Pro" w:hAnsi="Myriad Pro"/>
          <w:b/>
          <w:sz w:val="22"/>
          <w:szCs w:val="22"/>
        </w:rPr>
        <w:t>S</w:t>
      </w:r>
      <w:r w:rsidR="0033060A">
        <w:rPr>
          <w:rFonts w:ascii="Myriad Pro" w:hAnsi="Myriad Pro"/>
          <w:b/>
          <w:sz w:val="22"/>
          <w:szCs w:val="22"/>
        </w:rPr>
        <w:t>2</w:t>
      </w:r>
      <w:r w:rsidR="006F7E5E" w:rsidRPr="006F7E5E">
        <w:rPr>
          <w:rFonts w:ascii="Myriad Pro" w:hAnsi="Myriad Pro"/>
          <w:b/>
          <w:sz w:val="22"/>
          <w:szCs w:val="22"/>
        </w:rPr>
        <w:t>.</w:t>
      </w:r>
      <w:r w:rsidR="006F2C2B">
        <w:rPr>
          <w:rFonts w:ascii="Myriad Pro" w:hAnsi="Myriad Pro"/>
          <w:b/>
          <w:sz w:val="22"/>
          <w:szCs w:val="22"/>
        </w:rPr>
        <w:t>1</w:t>
      </w:r>
      <w:r w:rsidR="006F7E5E" w:rsidRPr="006F7E5E">
        <w:rPr>
          <w:rFonts w:ascii="Myriad Pro" w:hAnsi="Myriad Pro"/>
          <w:b/>
          <w:sz w:val="22"/>
          <w:szCs w:val="22"/>
        </w:rPr>
        <w:t xml:space="preserve"> Ice thickness radar data</w:t>
      </w:r>
    </w:p>
    <w:p w14:paraId="726C0590" w14:textId="2CFC8D6F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>The radar system uses two short backfire antennae and operates with a 150 MHz signal burst with durations of 60 or 600 ns. To calculate ice thicknesses, a perpendicular radar wave propagation is assumed and ice thicknesses are determined with the average radar wave propagation speed in ice of 1.68 *10^8 m/s.</w:t>
      </w:r>
      <w:r w:rsidR="00680C2A">
        <w:rPr>
          <w:rFonts w:ascii="Myriad Pro" w:hAnsi="Myriad Pro"/>
          <w:sz w:val="22"/>
          <w:szCs w:val="22"/>
        </w:rPr>
        <w:t xml:space="preserve"> A</w:t>
      </w:r>
      <w:r w:rsidRPr="006F7E5E">
        <w:rPr>
          <w:rFonts w:ascii="Myriad Pro" w:hAnsi="Myriad Pro"/>
          <w:sz w:val="22"/>
          <w:szCs w:val="22"/>
        </w:rPr>
        <w:t xml:space="preserve"> firn correction is applied </w:t>
      </w:r>
      <w:r w:rsidR="00680C2A">
        <w:rPr>
          <w:rFonts w:ascii="Myriad Pro" w:hAnsi="Myriad Pro"/>
          <w:sz w:val="22"/>
          <w:szCs w:val="22"/>
        </w:rPr>
        <w:t>t</w:t>
      </w:r>
      <w:r w:rsidR="00680C2A" w:rsidRPr="006F7E5E">
        <w:rPr>
          <w:rFonts w:ascii="Myriad Pro" w:hAnsi="Myriad Pro"/>
          <w:sz w:val="22"/>
          <w:szCs w:val="22"/>
        </w:rPr>
        <w:t>o account for higher velocities with</w:t>
      </w:r>
      <w:r w:rsidR="00680C2A">
        <w:rPr>
          <w:rFonts w:ascii="Myriad Pro" w:hAnsi="Myriad Pro"/>
          <w:sz w:val="22"/>
          <w:szCs w:val="22"/>
        </w:rPr>
        <w:t>in</w:t>
      </w:r>
      <w:r w:rsidR="00680C2A" w:rsidRPr="006F7E5E">
        <w:rPr>
          <w:rFonts w:ascii="Myriad Pro" w:hAnsi="Myriad Pro"/>
          <w:sz w:val="22"/>
          <w:szCs w:val="22"/>
        </w:rPr>
        <w:t xml:space="preserve"> the upper layer of an ice sheet </w:t>
      </w:r>
      <w:r w:rsidRPr="006F7E5E">
        <w:rPr>
          <w:rFonts w:ascii="Myriad Pro" w:hAnsi="Myriad Pro"/>
          <w:sz w:val="22"/>
          <w:szCs w:val="22"/>
        </w:rPr>
        <w:t xml:space="preserve">(Blindow, 1994). For the determination of ice thicknesses an error estimate of +/- 20 m is defined; this estimate includes the user variability in picking reflectors and inaccuracies of 0.5 % concerning propagation speed. The calculated ice thicknesses are subtracted from the Reference Elevation Model of Antarctica (REMA) </w:t>
      </w:r>
      <w:r w:rsidR="00F82B76">
        <w:rPr>
          <w:rFonts w:ascii="Myriad Pro" w:hAnsi="Myriad Pro"/>
          <w:sz w:val="22"/>
          <w:szCs w:val="22"/>
        </w:rPr>
        <w:t>of</w:t>
      </w:r>
      <w:r w:rsidRPr="006F7E5E">
        <w:rPr>
          <w:rFonts w:ascii="Myriad Pro" w:hAnsi="Myriad Pro"/>
          <w:sz w:val="22"/>
          <w:szCs w:val="22"/>
        </w:rPr>
        <w:t xml:space="preserve"> Howat et al., 2019, to determine the base ice position. Ice thicknesses from VISA campaigns are incorporated from Riedel et al. (2012).</w:t>
      </w:r>
    </w:p>
    <w:p w14:paraId="351E69F0" w14:textId="77777777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</w:p>
    <w:p w14:paraId="6AD2E324" w14:textId="54C87D1D" w:rsidR="006F7E5E" w:rsidRPr="006F7E5E" w:rsidRDefault="00D6282C" w:rsidP="006F7E5E">
      <w:pPr>
        <w:pStyle w:val="Text"/>
        <w:rPr>
          <w:rFonts w:ascii="Myriad Pro" w:hAnsi="Myriad Pro"/>
          <w:b/>
          <w:sz w:val="22"/>
          <w:szCs w:val="22"/>
        </w:rPr>
      </w:pPr>
      <w:r>
        <w:rPr>
          <w:rFonts w:ascii="Myriad Pro" w:hAnsi="Myriad Pro"/>
          <w:b/>
          <w:sz w:val="22"/>
          <w:szCs w:val="22"/>
        </w:rPr>
        <w:t>S</w:t>
      </w:r>
      <w:r w:rsidR="0033060A">
        <w:rPr>
          <w:rFonts w:ascii="Myriad Pro" w:hAnsi="Myriad Pro"/>
          <w:b/>
          <w:sz w:val="22"/>
          <w:szCs w:val="22"/>
        </w:rPr>
        <w:t>2</w:t>
      </w:r>
      <w:r w:rsidR="006F7E5E" w:rsidRPr="006F7E5E">
        <w:rPr>
          <w:rFonts w:ascii="Myriad Pro" w:hAnsi="Myriad Pro"/>
          <w:b/>
          <w:sz w:val="22"/>
          <w:szCs w:val="22"/>
        </w:rPr>
        <w:t>.</w:t>
      </w:r>
      <w:r w:rsidR="006F2C2B">
        <w:rPr>
          <w:rFonts w:ascii="Myriad Pro" w:hAnsi="Myriad Pro"/>
          <w:b/>
          <w:sz w:val="22"/>
          <w:szCs w:val="22"/>
        </w:rPr>
        <w:t>2</w:t>
      </w:r>
      <w:r w:rsidR="006F7E5E" w:rsidRPr="006F7E5E">
        <w:rPr>
          <w:rFonts w:ascii="Myriad Pro" w:hAnsi="Myriad Pro"/>
          <w:b/>
          <w:sz w:val="22"/>
          <w:szCs w:val="22"/>
        </w:rPr>
        <w:t xml:space="preserve"> Magnetic data</w:t>
      </w:r>
    </w:p>
    <w:p w14:paraId="3760DCCE" w14:textId="21B87D1A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>Airborne campaigns across Dronning Maud Land included magnetic data acquisition using</w:t>
      </w:r>
      <w:r w:rsidR="00F82B76">
        <w:rPr>
          <w:rFonts w:ascii="Myriad Pro" w:hAnsi="Myriad Pro"/>
          <w:sz w:val="22"/>
          <w:szCs w:val="22"/>
        </w:rPr>
        <w:t xml:space="preserve"> </w:t>
      </w:r>
      <w:r w:rsidR="00E24DBB">
        <w:rPr>
          <w:rFonts w:ascii="Myriad Pro" w:hAnsi="Myriad Pro"/>
          <w:sz w:val="22"/>
          <w:szCs w:val="22"/>
        </w:rPr>
        <w:t xml:space="preserve">Scintrex Cs-2 (VISA campaigns, Riedel et al., 2013) and </w:t>
      </w:r>
      <w:r w:rsidR="006712ED">
        <w:rPr>
          <w:rFonts w:ascii="Myriad Pro" w:hAnsi="Myriad Pro"/>
          <w:sz w:val="22"/>
          <w:szCs w:val="22"/>
        </w:rPr>
        <w:t>Scintrex Cs-3</w:t>
      </w:r>
      <w:r w:rsidR="00E24DBB">
        <w:rPr>
          <w:rFonts w:ascii="Myriad Pro" w:hAnsi="Myriad Pro"/>
          <w:sz w:val="22"/>
          <w:szCs w:val="22"/>
        </w:rPr>
        <w:t xml:space="preserve"> (GEA</w:t>
      </w:r>
      <w:r w:rsidR="00BE7FD9">
        <w:rPr>
          <w:rFonts w:ascii="Myriad Pro" w:hAnsi="Myriad Pro"/>
          <w:sz w:val="22"/>
          <w:szCs w:val="22"/>
        </w:rPr>
        <w:t xml:space="preserve"> campaign</w:t>
      </w:r>
      <w:r w:rsidR="00E24DBB">
        <w:rPr>
          <w:rFonts w:ascii="Myriad Pro" w:hAnsi="Myriad Pro"/>
          <w:sz w:val="22"/>
          <w:szCs w:val="22"/>
        </w:rPr>
        <w:t>)</w:t>
      </w:r>
      <w:r w:rsidR="006712ED">
        <w:rPr>
          <w:rFonts w:ascii="Myriad Pro" w:hAnsi="Myriad Pro"/>
          <w:sz w:val="22"/>
          <w:szCs w:val="22"/>
        </w:rPr>
        <w:t xml:space="preserve"> </w:t>
      </w:r>
      <w:r w:rsidRPr="006F7E5E">
        <w:rPr>
          <w:rFonts w:ascii="Myriad Pro" w:hAnsi="Myriad Pro"/>
          <w:sz w:val="22"/>
          <w:szCs w:val="22"/>
        </w:rPr>
        <w:t>cesium magnetometer</w:t>
      </w:r>
      <w:r w:rsidR="006970E2">
        <w:rPr>
          <w:rFonts w:ascii="Myriad Pro" w:hAnsi="Myriad Pro"/>
          <w:sz w:val="22"/>
          <w:szCs w:val="22"/>
        </w:rPr>
        <w:t>s</w:t>
      </w:r>
      <w:r w:rsidRPr="006F7E5E">
        <w:rPr>
          <w:rFonts w:ascii="Myriad Pro" w:hAnsi="Myriad Pro"/>
          <w:sz w:val="22"/>
          <w:szCs w:val="22"/>
        </w:rPr>
        <w:t xml:space="preserve">. </w:t>
      </w:r>
      <w:r w:rsidR="00680C2A">
        <w:rPr>
          <w:rFonts w:ascii="Myriad Pro" w:hAnsi="Myriad Pro"/>
          <w:sz w:val="22"/>
          <w:szCs w:val="22"/>
        </w:rPr>
        <w:t>A</w:t>
      </w:r>
      <w:r w:rsidRPr="006F7E5E">
        <w:rPr>
          <w:rFonts w:ascii="Myriad Pro" w:hAnsi="Myriad Pro"/>
          <w:sz w:val="22"/>
          <w:szCs w:val="22"/>
        </w:rPr>
        <w:t xml:space="preserve"> base station magnetometer</w:t>
      </w:r>
      <w:r w:rsidR="00680C2A">
        <w:rPr>
          <w:rFonts w:ascii="Myriad Pro" w:hAnsi="Myriad Pro"/>
          <w:sz w:val="22"/>
          <w:szCs w:val="22"/>
        </w:rPr>
        <w:t xml:space="preserve"> was used</w:t>
      </w:r>
      <w:r w:rsidRPr="006F7E5E">
        <w:rPr>
          <w:rFonts w:ascii="Myriad Pro" w:hAnsi="Myriad Pro"/>
          <w:sz w:val="22"/>
          <w:szCs w:val="22"/>
        </w:rPr>
        <w:t xml:space="preserve"> to subtract the diurnal variations of the magnetic field and generated a consistent grid using tie-line leveling techniques (Figure</w:t>
      </w:r>
      <w:r w:rsidR="00640BB7">
        <w:rPr>
          <w:rFonts w:ascii="Myriad Pro" w:hAnsi="Myriad Pro"/>
          <w:sz w:val="22"/>
          <w:szCs w:val="22"/>
        </w:rPr>
        <w:t xml:space="preserve"> </w:t>
      </w:r>
      <w:r w:rsidR="00BB236C">
        <w:rPr>
          <w:rFonts w:ascii="Myriad Pro" w:hAnsi="Myriad Pro"/>
          <w:sz w:val="22"/>
          <w:szCs w:val="22"/>
        </w:rPr>
        <w:t>2d</w:t>
      </w:r>
      <w:r w:rsidRPr="006F7E5E">
        <w:rPr>
          <w:rFonts w:ascii="Myriad Pro" w:hAnsi="Myriad Pro"/>
          <w:sz w:val="22"/>
          <w:szCs w:val="22"/>
        </w:rPr>
        <w:t>).</w:t>
      </w:r>
      <w:r w:rsidR="00E24DBB">
        <w:rPr>
          <w:rFonts w:ascii="Myriad Pro" w:hAnsi="Myriad Pro"/>
          <w:sz w:val="22"/>
          <w:szCs w:val="22"/>
        </w:rPr>
        <w:t xml:space="preserve"> The mean error at line-intersections during VISA campaigns </w:t>
      </w:r>
      <w:r w:rsidR="000D6EA1">
        <w:rPr>
          <w:rFonts w:ascii="Myriad Pro" w:hAnsi="Myriad Pro"/>
          <w:sz w:val="22"/>
          <w:szCs w:val="22"/>
        </w:rPr>
        <w:t>i</w:t>
      </w:r>
      <w:r w:rsidR="00E24DBB">
        <w:rPr>
          <w:rFonts w:ascii="Myriad Pro" w:hAnsi="Myriad Pro"/>
          <w:sz w:val="22"/>
          <w:szCs w:val="22"/>
        </w:rPr>
        <w:t xml:space="preserve">s 8.8 nT with a standard deviation of 7.3 nT (Riedel et al., 2013). The GEA campaign has a mean error of </w:t>
      </w:r>
      <w:r w:rsidR="000F6F16">
        <w:rPr>
          <w:rFonts w:ascii="Myriad Pro" w:hAnsi="Myriad Pro"/>
          <w:sz w:val="22"/>
          <w:szCs w:val="22"/>
        </w:rPr>
        <w:t>0.2</w:t>
      </w:r>
      <w:r w:rsidR="00E24DBB">
        <w:rPr>
          <w:rFonts w:ascii="Myriad Pro" w:hAnsi="Myriad Pro"/>
          <w:sz w:val="22"/>
          <w:szCs w:val="22"/>
        </w:rPr>
        <w:t xml:space="preserve"> nT above the </w:t>
      </w:r>
      <w:r w:rsidR="00B12410">
        <w:rPr>
          <w:rFonts w:ascii="Myriad Pro" w:hAnsi="Myriad Pro"/>
          <w:sz w:val="22"/>
          <w:szCs w:val="22"/>
        </w:rPr>
        <w:t>Ekström</w:t>
      </w:r>
      <w:r w:rsidR="00E24DBB">
        <w:rPr>
          <w:rFonts w:ascii="Myriad Pro" w:hAnsi="Myriad Pro"/>
          <w:sz w:val="22"/>
          <w:szCs w:val="22"/>
        </w:rPr>
        <w:t xml:space="preserve"> and Atka ice shelves with a standard deviation of </w:t>
      </w:r>
      <w:r w:rsidR="000F6F16">
        <w:rPr>
          <w:rFonts w:ascii="Myriad Pro" w:hAnsi="Myriad Pro"/>
          <w:sz w:val="22"/>
          <w:szCs w:val="22"/>
        </w:rPr>
        <w:t>7.4</w:t>
      </w:r>
      <w:r w:rsidR="00E24DBB">
        <w:rPr>
          <w:rFonts w:ascii="Myriad Pro" w:hAnsi="Myriad Pro"/>
          <w:sz w:val="22"/>
          <w:szCs w:val="22"/>
        </w:rPr>
        <w:t xml:space="preserve"> </w:t>
      </w:r>
      <w:proofErr w:type="spellStart"/>
      <w:r w:rsidR="00E24DBB">
        <w:rPr>
          <w:rFonts w:ascii="Myriad Pro" w:hAnsi="Myriad Pro"/>
          <w:sz w:val="22"/>
          <w:szCs w:val="22"/>
        </w:rPr>
        <w:t>nT</w:t>
      </w:r>
      <w:ins w:id="2" w:author="Microsoft Office User" w:date="2020-06-02T14:07:00Z">
        <w:r w:rsidR="009444EA">
          <w:rPr>
            <w:rFonts w:ascii="Myriad Pro" w:hAnsi="Myriad Pro"/>
            <w:sz w:val="22"/>
            <w:szCs w:val="22"/>
          </w:rPr>
          <w:t>.</w:t>
        </w:r>
      </w:ins>
      <w:proofErr w:type="spellEnd"/>
      <w:r w:rsidR="00E24DBB">
        <w:rPr>
          <w:rFonts w:ascii="Myriad Pro" w:hAnsi="Myriad Pro"/>
          <w:sz w:val="22"/>
          <w:szCs w:val="22"/>
        </w:rPr>
        <w:t xml:space="preserve"> </w:t>
      </w:r>
      <w:r w:rsidRPr="006F7E5E">
        <w:rPr>
          <w:rFonts w:ascii="Myriad Pro" w:hAnsi="Myriad Pro"/>
          <w:sz w:val="22"/>
          <w:szCs w:val="22"/>
        </w:rPr>
        <w:t xml:space="preserve"> </w:t>
      </w:r>
    </w:p>
    <w:p w14:paraId="1A03A713" w14:textId="77777777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</w:p>
    <w:p w14:paraId="192D4E62" w14:textId="57AFF594" w:rsidR="006F7E5E" w:rsidRPr="006F7E5E" w:rsidRDefault="00D6282C" w:rsidP="006F7E5E">
      <w:pPr>
        <w:pStyle w:val="Text"/>
        <w:rPr>
          <w:rFonts w:ascii="Myriad Pro" w:hAnsi="Myriad Pro"/>
          <w:b/>
          <w:sz w:val="22"/>
          <w:szCs w:val="22"/>
        </w:rPr>
      </w:pPr>
      <w:r>
        <w:rPr>
          <w:rFonts w:ascii="Myriad Pro" w:hAnsi="Myriad Pro"/>
          <w:b/>
          <w:sz w:val="22"/>
          <w:szCs w:val="22"/>
        </w:rPr>
        <w:t>S</w:t>
      </w:r>
      <w:r w:rsidR="0033060A">
        <w:rPr>
          <w:rFonts w:ascii="Myriad Pro" w:hAnsi="Myriad Pro"/>
          <w:b/>
          <w:sz w:val="22"/>
          <w:szCs w:val="22"/>
        </w:rPr>
        <w:t>2</w:t>
      </w:r>
      <w:r w:rsidR="006F7E5E" w:rsidRPr="006F7E5E">
        <w:rPr>
          <w:rFonts w:ascii="Myriad Pro" w:hAnsi="Myriad Pro"/>
          <w:b/>
          <w:sz w:val="22"/>
          <w:szCs w:val="22"/>
        </w:rPr>
        <w:t>.</w:t>
      </w:r>
      <w:r w:rsidR="006F2C2B">
        <w:rPr>
          <w:rFonts w:ascii="Myriad Pro" w:hAnsi="Myriad Pro"/>
          <w:b/>
          <w:sz w:val="22"/>
          <w:szCs w:val="22"/>
        </w:rPr>
        <w:t>3</w:t>
      </w:r>
      <w:r w:rsidR="006F7E5E" w:rsidRPr="006F7E5E">
        <w:rPr>
          <w:rFonts w:ascii="Myriad Pro" w:hAnsi="Myriad Pro"/>
          <w:b/>
          <w:sz w:val="22"/>
          <w:szCs w:val="22"/>
        </w:rPr>
        <w:t xml:space="preserve"> Gravity data</w:t>
      </w:r>
    </w:p>
    <w:p w14:paraId="11B1525F" w14:textId="6672F2C3" w:rsidR="00EB33ED" w:rsidRDefault="006F7E5E" w:rsidP="006F7E5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>Gravity data sets handled in this paper were acquired with two different gravimeters. The airborne gravimeter GT-2A (S/N 012) was implemented during the GEA campaign that covered the Ekström</w:t>
      </w:r>
      <w:r w:rsidR="00735CE1">
        <w:rPr>
          <w:rFonts w:ascii="Myriad Pro" w:hAnsi="Myriad Pro"/>
          <w:sz w:val="22"/>
          <w:szCs w:val="22"/>
        </w:rPr>
        <w:t xml:space="preserve">, </w:t>
      </w:r>
      <w:r w:rsidRPr="006F7E5E">
        <w:rPr>
          <w:rFonts w:ascii="Myriad Pro" w:hAnsi="Myriad Pro"/>
          <w:sz w:val="22"/>
          <w:szCs w:val="22"/>
        </w:rPr>
        <w:t>Atka</w:t>
      </w:r>
      <w:r w:rsidR="00735CE1">
        <w:rPr>
          <w:rFonts w:ascii="Myriad Pro" w:hAnsi="Myriad Pro"/>
          <w:sz w:val="22"/>
          <w:szCs w:val="22"/>
        </w:rPr>
        <w:t xml:space="preserve"> and part of the Jelbart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D871E5">
        <w:rPr>
          <w:rFonts w:ascii="Myriad Pro" w:hAnsi="Myriad Pro"/>
          <w:sz w:val="22"/>
          <w:szCs w:val="22"/>
        </w:rPr>
        <w:t>I</w:t>
      </w:r>
      <w:r w:rsidRPr="006F7E5E">
        <w:rPr>
          <w:rFonts w:ascii="Myriad Pro" w:hAnsi="Myriad Pro"/>
          <w:sz w:val="22"/>
          <w:szCs w:val="22"/>
        </w:rPr>
        <w:t xml:space="preserve">ce </w:t>
      </w:r>
      <w:r w:rsidR="00D871E5">
        <w:rPr>
          <w:rFonts w:ascii="Myriad Pro" w:hAnsi="Myriad Pro"/>
          <w:sz w:val="22"/>
          <w:szCs w:val="22"/>
        </w:rPr>
        <w:t>S</w:t>
      </w:r>
      <w:r w:rsidRPr="006F7E5E">
        <w:rPr>
          <w:rFonts w:ascii="Myriad Pro" w:hAnsi="Myriad Pro"/>
          <w:sz w:val="22"/>
          <w:szCs w:val="22"/>
        </w:rPr>
        <w:t>hel</w:t>
      </w:r>
      <w:r w:rsidR="00735CE1">
        <w:rPr>
          <w:rFonts w:ascii="Myriad Pro" w:hAnsi="Myriad Pro"/>
          <w:sz w:val="22"/>
          <w:szCs w:val="22"/>
        </w:rPr>
        <w:t>f</w:t>
      </w:r>
      <w:r w:rsidRPr="006F7E5E">
        <w:rPr>
          <w:rFonts w:ascii="Myriad Pro" w:hAnsi="Myriad Pro"/>
          <w:sz w:val="22"/>
          <w:szCs w:val="22"/>
        </w:rPr>
        <w:t xml:space="preserve">. </w:t>
      </w:r>
      <w:r w:rsidR="00735CE1">
        <w:rPr>
          <w:rFonts w:ascii="Myriad Pro" w:hAnsi="Myriad Pro"/>
          <w:sz w:val="22"/>
          <w:szCs w:val="22"/>
        </w:rPr>
        <w:t>The GT-2A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C34752">
        <w:rPr>
          <w:rFonts w:ascii="Myriad Pro" w:hAnsi="Myriad Pro"/>
          <w:sz w:val="22"/>
          <w:szCs w:val="22"/>
        </w:rPr>
        <w:t>system is decoupled from</w:t>
      </w:r>
      <w:r w:rsidRPr="006F7E5E">
        <w:rPr>
          <w:rFonts w:ascii="Myriad Pro" w:hAnsi="Myriad Pro"/>
          <w:sz w:val="22"/>
          <w:szCs w:val="22"/>
        </w:rPr>
        <w:t xml:space="preserve"> aircraft motion</w:t>
      </w:r>
      <w:r w:rsidR="00C34752">
        <w:rPr>
          <w:rFonts w:ascii="Myriad Pro" w:hAnsi="Myriad Pro"/>
          <w:sz w:val="22"/>
          <w:szCs w:val="22"/>
        </w:rPr>
        <w:t xml:space="preserve"> noise by a shock mount and GPS- and gyro-assisted adaptive orientation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C34752">
        <w:rPr>
          <w:rFonts w:ascii="Myriad Pro" w:hAnsi="Myriad Pro"/>
          <w:sz w:val="22"/>
          <w:szCs w:val="22"/>
        </w:rPr>
        <w:t xml:space="preserve">systems. The </w:t>
      </w:r>
      <w:r w:rsidRPr="006F7E5E">
        <w:rPr>
          <w:rFonts w:ascii="Myriad Pro" w:hAnsi="Myriad Pro"/>
          <w:sz w:val="22"/>
          <w:szCs w:val="22"/>
        </w:rPr>
        <w:t xml:space="preserve">sampling rate </w:t>
      </w:r>
      <w:r w:rsidR="00C34752">
        <w:rPr>
          <w:rFonts w:ascii="Myriad Pro" w:hAnsi="Myriad Pro"/>
          <w:sz w:val="22"/>
          <w:szCs w:val="22"/>
        </w:rPr>
        <w:t>is</w:t>
      </w:r>
      <w:r w:rsidRPr="006F7E5E">
        <w:rPr>
          <w:rFonts w:ascii="Myriad Pro" w:hAnsi="Myriad Pro"/>
          <w:sz w:val="22"/>
          <w:szCs w:val="22"/>
        </w:rPr>
        <w:t xml:space="preserve"> 2 Hz. </w:t>
      </w:r>
      <w:r w:rsidR="003954B2">
        <w:rPr>
          <w:rFonts w:ascii="Myriad Pro" w:hAnsi="Myriad Pro"/>
          <w:sz w:val="22"/>
          <w:szCs w:val="22"/>
        </w:rPr>
        <w:t xml:space="preserve">A spatial resolution of </w:t>
      </w:r>
      <w:r w:rsidR="006330E9">
        <w:rPr>
          <w:rFonts w:ascii="Myriad Pro" w:hAnsi="Myriad Pro"/>
          <w:sz w:val="22"/>
          <w:szCs w:val="22"/>
        </w:rPr>
        <w:t>3.5</w:t>
      </w:r>
      <w:r w:rsidR="003954B2">
        <w:rPr>
          <w:rFonts w:ascii="Myriad Pro" w:hAnsi="Myriad Pro"/>
          <w:sz w:val="22"/>
          <w:szCs w:val="22"/>
        </w:rPr>
        <w:t xml:space="preserve"> km is achieved with a </w:t>
      </w:r>
      <w:r w:rsidR="005F59B4">
        <w:rPr>
          <w:rFonts w:ascii="Myriad Pro" w:hAnsi="Myriad Pro"/>
          <w:sz w:val="22"/>
          <w:szCs w:val="22"/>
        </w:rPr>
        <w:t xml:space="preserve">GPS </w:t>
      </w:r>
      <w:r w:rsidR="003954B2">
        <w:rPr>
          <w:rFonts w:ascii="Myriad Pro" w:hAnsi="Myriad Pro"/>
          <w:sz w:val="22"/>
          <w:szCs w:val="22"/>
        </w:rPr>
        <w:t xml:space="preserve">filter length of 100 s and a flight speed of 70 m/s. </w:t>
      </w:r>
    </w:p>
    <w:p w14:paraId="7A24CE34" w14:textId="7EA7CFE2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>A ZLS Ultrasys modified LaCoste &amp; Romberg Air/Sea gravimeter (S/N 56) was used during the VISA campaigns</w:t>
      </w:r>
      <w:r w:rsidR="00EB33ED">
        <w:rPr>
          <w:rFonts w:ascii="Myriad Pro" w:hAnsi="Myriad Pro"/>
          <w:sz w:val="22"/>
          <w:szCs w:val="22"/>
        </w:rPr>
        <w:t xml:space="preserve"> across the Jelbart, Fimbul and Vigrid ice shelves</w:t>
      </w:r>
      <w:r w:rsidRPr="006F7E5E">
        <w:rPr>
          <w:rFonts w:ascii="Myriad Pro" w:hAnsi="Myriad Pro"/>
          <w:sz w:val="22"/>
          <w:szCs w:val="22"/>
        </w:rPr>
        <w:t>. It was affixed using gimbal locks and recorded gravity data with a lower sampling rate of 1 Hz.</w:t>
      </w:r>
      <w:r w:rsidR="00A700BA">
        <w:rPr>
          <w:rFonts w:ascii="Myriad Pro" w:hAnsi="Myriad Pro"/>
          <w:sz w:val="22"/>
          <w:szCs w:val="22"/>
        </w:rPr>
        <w:t xml:space="preserve"> </w:t>
      </w:r>
      <w:r w:rsidR="00E200C4">
        <w:rPr>
          <w:rFonts w:ascii="Myriad Pro" w:hAnsi="Myriad Pro"/>
          <w:sz w:val="22"/>
          <w:szCs w:val="22"/>
        </w:rPr>
        <w:t>A GPS filter length of 180 s c</w:t>
      </w:r>
      <w:r w:rsidR="003954B2">
        <w:rPr>
          <w:rFonts w:ascii="Myriad Pro" w:hAnsi="Myriad Pro"/>
          <w:sz w:val="22"/>
          <w:szCs w:val="22"/>
        </w:rPr>
        <w:t>ombined with</w:t>
      </w:r>
      <w:r w:rsidR="00A700BA">
        <w:rPr>
          <w:rFonts w:ascii="Myriad Pro" w:hAnsi="Myriad Pro"/>
          <w:sz w:val="22"/>
          <w:szCs w:val="22"/>
        </w:rPr>
        <w:t xml:space="preserve"> flight speed</w:t>
      </w:r>
      <w:r w:rsidR="003954B2">
        <w:rPr>
          <w:rFonts w:ascii="Myriad Pro" w:hAnsi="Myriad Pro"/>
          <w:sz w:val="22"/>
          <w:szCs w:val="22"/>
        </w:rPr>
        <w:t>s</w:t>
      </w:r>
      <w:r w:rsidR="00A700BA">
        <w:rPr>
          <w:rFonts w:ascii="Myriad Pro" w:hAnsi="Myriad Pro"/>
          <w:sz w:val="22"/>
          <w:szCs w:val="22"/>
        </w:rPr>
        <w:t xml:space="preserve"> of 70 m/s</w:t>
      </w:r>
      <w:r w:rsidR="00276332">
        <w:rPr>
          <w:rFonts w:ascii="Myriad Pro" w:hAnsi="Myriad Pro"/>
          <w:sz w:val="22"/>
          <w:szCs w:val="22"/>
        </w:rPr>
        <w:t xml:space="preserve"> </w:t>
      </w:r>
      <w:r w:rsidR="00A700BA">
        <w:rPr>
          <w:rFonts w:ascii="Myriad Pro" w:hAnsi="Myriad Pro"/>
          <w:sz w:val="22"/>
          <w:szCs w:val="22"/>
        </w:rPr>
        <w:t>result</w:t>
      </w:r>
      <w:r w:rsidR="00276332">
        <w:rPr>
          <w:rFonts w:ascii="Myriad Pro" w:hAnsi="Myriad Pro"/>
          <w:sz w:val="22"/>
          <w:szCs w:val="22"/>
        </w:rPr>
        <w:t>s</w:t>
      </w:r>
      <w:r w:rsidR="00A700BA">
        <w:rPr>
          <w:rFonts w:ascii="Myriad Pro" w:hAnsi="Myriad Pro"/>
          <w:sz w:val="22"/>
          <w:szCs w:val="22"/>
        </w:rPr>
        <w:t xml:space="preserve"> in a spatial resol</w:t>
      </w:r>
      <w:r w:rsidR="003954B2">
        <w:rPr>
          <w:rFonts w:ascii="Myriad Pro" w:hAnsi="Myriad Pro"/>
          <w:sz w:val="22"/>
          <w:szCs w:val="22"/>
        </w:rPr>
        <w:t>ution of 6</w:t>
      </w:r>
      <w:r w:rsidR="0035692C">
        <w:rPr>
          <w:rFonts w:ascii="Myriad Pro" w:hAnsi="Myriad Pro"/>
          <w:sz w:val="22"/>
          <w:szCs w:val="22"/>
        </w:rPr>
        <w:t>.3</w:t>
      </w:r>
      <w:r w:rsidR="003954B2">
        <w:rPr>
          <w:rFonts w:ascii="Myriad Pro" w:hAnsi="Myriad Pro"/>
          <w:sz w:val="22"/>
          <w:szCs w:val="22"/>
        </w:rPr>
        <w:t xml:space="preserve"> km (Riedel et al., 2012).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E200C4">
        <w:rPr>
          <w:rFonts w:ascii="Myriad Pro" w:hAnsi="Myriad Pro"/>
          <w:sz w:val="22"/>
          <w:szCs w:val="22"/>
        </w:rPr>
        <w:t>A r</w:t>
      </w:r>
      <w:r w:rsidR="00C34752">
        <w:rPr>
          <w:rFonts w:ascii="Myriad Pro" w:hAnsi="Myriad Pro"/>
          <w:sz w:val="22"/>
          <w:szCs w:val="22"/>
        </w:rPr>
        <w:t>epeatability experiment</w:t>
      </w:r>
      <w:r w:rsidR="00E200C4">
        <w:rPr>
          <w:rFonts w:ascii="Myriad Pro" w:hAnsi="Myriad Pro"/>
          <w:sz w:val="22"/>
          <w:szCs w:val="22"/>
        </w:rPr>
        <w:t xml:space="preserve"> flown in 2014</w:t>
      </w:r>
      <w:r w:rsidR="00C34752">
        <w:rPr>
          <w:rFonts w:ascii="Myriad Pro" w:hAnsi="Myriad Pro"/>
          <w:sz w:val="22"/>
          <w:szCs w:val="22"/>
        </w:rPr>
        <w:t xml:space="preserve"> show</w:t>
      </w:r>
      <w:r w:rsidR="001C5C4C">
        <w:rPr>
          <w:rFonts w:ascii="Myriad Pro" w:hAnsi="Myriad Pro"/>
          <w:sz w:val="22"/>
          <w:szCs w:val="22"/>
        </w:rPr>
        <w:t>s</w:t>
      </w:r>
      <w:r w:rsidR="00C34752">
        <w:rPr>
          <w:rFonts w:ascii="Myriad Pro" w:hAnsi="Myriad Pro"/>
          <w:sz w:val="22"/>
          <w:szCs w:val="22"/>
        </w:rPr>
        <w:t xml:space="preserve"> that t</w:t>
      </w:r>
      <w:r w:rsidRPr="006F7E5E">
        <w:rPr>
          <w:rFonts w:ascii="Myriad Pro" w:hAnsi="Myriad Pro"/>
          <w:sz w:val="22"/>
          <w:szCs w:val="22"/>
        </w:rPr>
        <w:t xml:space="preserve">he RMS error in </w:t>
      </w:r>
      <w:r w:rsidR="00C34752">
        <w:rPr>
          <w:rFonts w:ascii="Myriad Pro" w:hAnsi="Myriad Pro"/>
          <w:sz w:val="22"/>
          <w:szCs w:val="22"/>
        </w:rPr>
        <w:t xml:space="preserve">estimated </w:t>
      </w:r>
      <w:r w:rsidRPr="006F7E5E">
        <w:rPr>
          <w:rFonts w:ascii="Myriad Pro" w:hAnsi="Myriad Pro"/>
          <w:sz w:val="22"/>
          <w:szCs w:val="22"/>
        </w:rPr>
        <w:t xml:space="preserve">gravity </w:t>
      </w:r>
      <w:r w:rsidR="00856563">
        <w:rPr>
          <w:rFonts w:ascii="Myriad Pro" w:hAnsi="Myriad Pro"/>
          <w:sz w:val="22"/>
          <w:szCs w:val="22"/>
        </w:rPr>
        <w:t xml:space="preserve">free air </w:t>
      </w:r>
      <w:r w:rsidRPr="006F7E5E">
        <w:rPr>
          <w:rFonts w:ascii="Myriad Pro" w:hAnsi="Myriad Pro"/>
          <w:sz w:val="22"/>
          <w:szCs w:val="22"/>
        </w:rPr>
        <w:t>anomal</w:t>
      </w:r>
      <w:r w:rsidR="00C34752">
        <w:rPr>
          <w:rFonts w:ascii="Myriad Pro" w:hAnsi="Myriad Pro"/>
          <w:sz w:val="22"/>
          <w:szCs w:val="22"/>
        </w:rPr>
        <w:t>ies with the GT</w:t>
      </w:r>
      <w:r w:rsidR="0060560B">
        <w:rPr>
          <w:rFonts w:ascii="Myriad Pro" w:hAnsi="Myriad Pro"/>
          <w:sz w:val="22"/>
          <w:szCs w:val="22"/>
        </w:rPr>
        <w:t>-</w:t>
      </w:r>
      <w:r w:rsidR="00C34752">
        <w:rPr>
          <w:rFonts w:ascii="Myriad Pro" w:hAnsi="Myriad Pro"/>
          <w:sz w:val="22"/>
          <w:szCs w:val="22"/>
        </w:rPr>
        <w:t>2A system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7B6D3C">
        <w:rPr>
          <w:rFonts w:ascii="Myriad Pro" w:hAnsi="Myriad Pro"/>
          <w:sz w:val="22"/>
          <w:szCs w:val="22"/>
        </w:rPr>
        <w:t>is 0.5</w:t>
      </w:r>
      <w:r w:rsidR="00722F8C">
        <w:rPr>
          <w:rFonts w:ascii="Myriad Pro" w:hAnsi="Myriad Pro"/>
          <w:sz w:val="22"/>
          <w:szCs w:val="22"/>
        </w:rPr>
        <w:t>2</w:t>
      </w:r>
      <w:r w:rsidRPr="006F7E5E">
        <w:rPr>
          <w:rFonts w:ascii="Myriad Pro" w:hAnsi="Myriad Pro"/>
          <w:sz w:val="22"/>
          <w:szCs w:val="22"/>
        </w:rPr>
        <w:t xml:space="preserve"> mGal (</w:t>
      </w:r>
      <w:r w:rsidR="007B6D3C">
        <w:rPr>
          <w:rFonts w:ascii="Myriad Pro" w:hAnsi="Myriad Pro"/>
          <w:sz w:val="22"/>
          <w:szCs w:val="22"/>
        </w:rPr>
        <w:t>Figure S2.1</w:t>
      </w:r>
      <w:r w:rsidRPr="006F7E5E">
        <w:rPr>
          <w:rFonts w:ascii="Myriad Pro" w:hAnsi="Myriad Pro"/>
          <w:sz w:val="22"/>
          <w:szCs w:val="22"/>
        </w:rPr>
        <w:t>)</w:t>
      </w:r>
      <w:r w:rsidR="00C34752">
        <w:rPr>
          <w:rFonts w:ascii="Myriad Pro" w:hAnsi="Myriad Pro"/>
          <w:sz w:val="22"/>
          <w:szCs w:val="22"/>
        </w:rPr>
        <w:t>. T</w:t>
      </w:r>
      <w:r w:rsidRPr="006F7E5E">
        <w:rPr>
          <w:rFonts w:ascii="Myriad Pro" w:hAnsi="Myriad Pro"/>
          <w:sz w:val="22"/>
          <w:szCs w:val="22"/>
        </w:rPr>
        <w:t xml:space="preserve">he ZLS Ultrasys gravity meter </w:t>
      </w:r>
      <w:r w:rsidR="00C34752">
        <w:rPr>
          <w:rFonts w:ascii="Myriad Pro" w:hAnsi="Myriad Pro"/>
          <w:sz w:val="22"/>
          <w:szCs w:val="22"/>
        </w:rPr>
        <w:t>is more limited, with</w:t>
      </w:r>
      <w:r w:rsidRPr="006F7E5E">
        <w:rPr>
          <w:rFonts w:ascii="Myriad Pro" w:hAnsi="Myriad Pro"/>
          <w:sz w:val="22"/>
          <w:szCs w:val="22"/>
        </w:rPr>
        <w:t xml:space="preserve"> an RMS error of 4.3 mGal </w:t>
      </w:r>
      <w:r w:rsidR="00EA467D">
        <w:rPr>
          <w:rFonts w:ascii="Myriad Pro" w:hAnsi="Myriad Pro"/>
          <w:sz w:val="22"/>
          <w:szCs w:val="22"/>
        </w:rPr>
        <w:t xml:space="preserve">and a standard deviation of </w:t>
      </w:r>
      <w:r w:rsidR="00FC66EC">
        <w:rPr>
          <w:rFonts w:ascii="Myriad Pro" w:hAnsi="Myriad Pro"/>
          <w:sz w:val="22"/>
          <w:szCs w:val="22"/>
        </w:rPr>
        <w:t>5.2 mGal</w:t>
      </w:r>
      <w:r w:rsidR="00C34752">
        <w:rPr>
          <w:rFonts w:ascii="Myriad Pro" w:hAnsi="Myriad Pro"/>
          <w:sz w:val="22"/>
          <w:szCs w:val="22"/>
        </w:rPr>
        <w:t xml:space="preserve"> on crossover analysis of</w:t>
      </w:r>
      <w:r w:rsidRPr="006F7E5E">
        <w:rPr>
          <w:rFonts w:ascii="Myriad Pro" w:hAnsi="Myriad Pro"/>
          <w:sz w:val="22"/>
          <w:szCs w:val="22"/>
        </w:rPr>
        <w:t xml:space="preserve"> the VISA dataset (Riedel et al., 2012). </w:t>
      </w:r>
      <w:r w:rsidR="00C34752">
        <w:rPr>
          <w:rFonts w:ascii="Myriad Pro" w:hAnsi="Myriad Pro"/>
          <w:sz w:val="22"/>
          <w:szCs w:val="22"/>
        </w:rPr>
        <w:t>The</w:t>
      </w:r>
      <w:r w:rsidRPr="006F7E5E">
        <w:rPr>
          <w:rFonts w:ascii="Myriad Pro" w:hAnsi="Myriad Pro"/>
          <w:sz w:val="22"/>
          <w:szCs w:val="22"/>
        </w:rPr>
        <w:t xml:space="preserve"> differ</w:t>
      </w:r>
      <w:r w:rsidR="00C34752">
        <w:rPr>
          <w:rFonts w:ascii="Myriad Pro" w:hAnsi="Myriad Pro"/>
          <w:sz w:val="22"/>
          <w:szCs w:val="22"/>
        </w:rPr>
        <w:t>ing</w:t>
      </w:r>
      <w:r w:rsidRPr="006F7E5E">
        <w:rPr>
          <w:rFonts w:ascii="Myriad Pro" w:hAnsi="Myriad Pro"/>
          <w:sz w:val="22"/>
          <w:szCs w:val="22"/>
        </w:rPr>
        <w:t xml:space="preserve"> data quality </w:t>
      </w:r>
      <w:r w:rsidR="00C34752">
        <w:rPr>
          <w:rFonts w:ascii="Myriad Pro" w:hAnsi="Myriad Pro"/>
          <w:sz w:val="22"/>
          <w:szCs w:val="22"/>
        </w:rPr>
        <w:t>implies contrasting</w:t>
      </w:r>
      <w:r w:rsidRPr="006F7E5E">
        <w:rPr>
          <w:rFonts w:ascii="Myriad Pro" w:hAnsi="Myriad Pro"/>
          <w:sz w:val="22"/>
          <w:szCs w:val="22"/>
        </w:rPr>
        <w:t xml:space="preserve"> bathymetry model </w:t>
      </w:r>
      <w:r w:rsidR="00C34752">
        <w:rPr>
          <w:rFonts w:ascii="Myriad Pro" w:hAnsi="Myriad Pro"/>
          <w:sz w:val="22"/>
          <w:szCs w:val="22"/>
        </w:rPr>
        <w:t>uncertainties</w:t>
      </w:r>
      <w:r w:rsidRPr="006F7E5E">
        <w:rPr>
          <w:rFonts w:ascii="Myriad Pro" w:hAnsi="Myriad Pro"/>
          <w:sz w:val="22"/>
          <w:szCs w:val="22"/>
        </w:rPr>
        <w:t>.</w:t>
      </w:r>
    </w:p>
    <w:p w14:paraId="2693AECD" w14:textId="7D91CCB0" w:rsidR="009F5AB0" w:rsidRDefault="006F7E5E" w:rsidP="0089198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 xml:space="preserve">General processing steps of gravity data included cutting flight lines into straight segments; </w:t>
      </w:r>
      <w:r w:rsidR="00C34752">
        <w:rPr>
          <w:rFonts w:ascii="Myriad Pro" w:hAnsi="Myriad Pro"/>
          <w:sz w:val="22"/>
          <w:szCs w:val="22"/>
        </w:rPr>
        <w:t xml:space="preserve">removing </w:t>
      </w:r>
      <w:r w:rsidRPr="006F7E5E">
        <w:rPr>
          <w:rFonts w:ascii="Myriad Pro" w:hAnsi="Myriad Pro"/>
          <w:sz w:val="22"/>
          <w:szCs w:val="22"/>
        </w:rPr>
        <w:t xml:space="preserve">turns </w:t>
      </w:r>
      <w:r w:rsidR="00C34752">
        <w:rPr>
          <w:rFonts w:ascii="Myriad Pro" w:hAnsi="Myriad Pro"/>
          <w:sz w:val="22"/>
          <w:szCs w:val="22"/>
        </w:rPr>
        <w:t>(both meters) and</w:t>
      </w:r>
      <w:r w:rsidRPr="006F7E5E">
        <w:rPr>
          <w:rFonts w:ascii="Myriad Pro" w:hAnsi="Myriad Pro"/>
          <w:sz w:val="22"/>
          <w:szCs w:val="22"/>
        </w:rPr>
        <w:t xml:space="preserve"> significant changes in altitude</w:t>
      </w:r>
      <w:r w:rsidR="00C34752">
        <w:rPr>
          <w:rFonts w:ascii="Myriad Pro" w:hAnsi="Myriad Pro"/>
          <w:sz w:val="22"/>
          <w:szCs w:val="22"/>
        </w:rPr>
        <w:t xml:space="preserve"> (ZLS meter)</w:t>
      </w:r>
      <w:r w:rsidRPr="006F7E5E">
        <w:rPr>
          <w:rFonts w:ascii="Myriad Pro" w:hAnsi="Myriad Pro"/>
          <w:sz w:val="22"/>
          <w:szCs w:val="22"/>
        </w:rPr>
        <w:t xml:space="preserve"> </w:t>
      </w:r>
      <w:r w:rsidR="00C34752">
        <w:rPr>
          <w:rFonts w:ascii="Myriad Pro" w:hAnsi="Myriad Pro"/>
          <w:sz w:val="22"/>
          <w:szCs w:val="22"/>
        </w:rPr>
        <w:t>t</w:t>
      </w:r>
      <w:r w:rsidRPr="006F7E5E">
        <w:rPr>
          <w:rFonts w:ascii="Myriad Pro" w:hAnsi="Myriad Pro"/>
          <w:sz w:val="22"/>
          <w:szCs w:val="22"/>
        </w:rPr>
        <w:t xml:space="preserve">o eradicate artificial gravity anomalies. The measured gravity anomaly data </w:t>
      </w:r>
      <w:r w:rsidR="00C34752">
        <w:rPr>
          <w:rFonts w:ascii="Myriad Pro" w:hAnsi="Myriad Pro"/>
          <w:sz w:val="22"/>
          <w:szCs w:val="22"/>
        </w:rPr>
        <w:t>are corrected for aircraft motion effects using differential (GT-2A meter) and precise-point-positioning (ZLS meter) processed GPS data, for latitude</w:t>
      </w:r>
      <w:r w:rsidRPr="006F7E5E">
        <w:rPr>
          <w:rFonts w:ascii="Myriad Pro" w:hAnsi="Myriad Pro"/>
          <w:sz w:val="22"/>
          <w:szCs w:val="22"/>
        </w:rPr>
        <w:t>, instrument drift</w:t>
      </w:r>
      <w:r w:rsidR="00C34752">
        <w:rPr>
          <w:rFonts w:ascii="Myriad Pro" w:hAnsi="Myriad Pro"/>
          <w:sz w:val="22"/>
          <w:szCs w:val="22"/>
        </w:rPr>
        <w:t>,</w:t>
      </w:r>
      <w:r w:rsidRPr="006F7E5E">
        <w:rPr>
          <w:rFonts w:ascii="Myriad Pro" w:hAnsi="Myriad Pro"/>
          <w:sz w:val="22"/>
          <w:szCs w:val="22"/>
        </w:rPr>
        <w:t xml:space="preserve"> and </w:t>
      </w:r>
      <w:r w:rsidR="00C34752">
        <w:rPr>
          <w:rFonts w:ascii="Myriad Pro" w:hAnsi="Myriad Pro"/>
          <w:sz w:val="22"/>
          <w:szCs w:val="22"/>
        </w:rPr>
        <w:t>flight level</w:t>
      </w:r>
      <w:r w:rsidRPr="006F7E5E">
        <w:rPr>
          <w:rFonts w:ascii="Myriad Pro" w:hAnsi="Myriad Pro"/>
          <w:sz w:val="22"/>
          <w:szCs w:val="22"/>
        </w:rPr>
        <w:t xml:space="preserve"> to obtain the free air </w:t>
      </w:r>
      <w:r w:rsidRPr="006F7E5E">
        <w:rPr>
          <w:rFonts w:ascii="Myriad Pro" w:hAnsi="Myriad Pro"/>
          <w:sz w:val="22"/>
          <w:szCs w:val="22"/>
        </w:rPr>
        <w:lastRenderedPageBreak/>
        <w:t>anomaly (FAA, Figure</w:t>
      </w:r>
      <w:r w:rsidR="000D6EA1">
        <w:rPr>
          <w:rFonts w:ascii="Myriad Pro" w:hAnsi="Myriad Pro"/>
          <w:sz w:val="22"/>
          <w:szCs w:val="22"/>
        </w:rPr>
        <w:t>s</w:t>
      </w:r>
      <w:r w:rsidRPr="006F7E5E">
        <w:rPr>
          <w:rFonts w:ascii="Myriad Pro" w:hAnsi="Myriad Pro"/>
          <w:sz w:val="22"/>
          <w:szCs w:val="22"/>
        </w:rPr>
        <w:t xml:space="preserve"> 2 and 3).</w:t>
      </w:r>
      <w:r w:rsidR="0089198E">
        <w:rPr>
          <w:rFonts w:ascii="Myriad Pro" w:hAnsi="Myriad Pro"/>
          <w:sz w:val="22"/>
          <w:szCs w:val="22"/>
        </w:rPr>
        <w:t xml:space="preserve"> </w:t>
      </w:r>
      <w:r w:rsidR="009F5AB0">
        <w:rPr>
          <w:rFonts w:ascii="Myriad Pro" w:hAnsi="Myriad Pro"/>
          <w:sz w:val="22"/>
          <w:szCs w:val="22"/>
        </w:rPr>
        <w:t xml:space="preserve">FAA </w:t>
      </w:r>
      <w:r w:rsidR="0089198E">
        <w:rPr>
          <w:rFonts w:ascii="Myriad Pro" w:hAnsi="Myriad Pro"/>
          <w:sz w:val="22"/>
          <w:szCs w:val="22"/>
        </w:rPr>
        <w:t>data above the Jelbart</w:t>
      </w:r>
      <w:r w:rsidR="00C41D5D">
        <w:rPr>
          <w:rFonts w:ascii="Myriad Pro" w:hAnsi="Myriad Pro"/>
          <w:sz w:val="22"/>
          <w:szCs w:val="22"/>
        </w:rPr>
        <w:t xml:space="preserve"> Ice Shelf</w:t>
      </w:r>
      <w:r w:rsidR="0089198E">
        <w:rPr>
          <w:rFonts w:ascii="Myriad Pro" w:hAnsi="Myriad Pro"/>
          <w:sz w:val="22"/>
          <w:szCs w:val="22"/>
        </w:rPr>
        <w:t xml:space="preserve"> </w:t>
      </w:r>
      <w:r w:rsidR="00C34752">
        <w:rPr>
          <w:rFonts w:ascii="Myriad Pro" w:hAnsi="Myriad Pro"/>
          <w:sz w:val="22"/>
          <w:szCs w:val="22"/>
        </w:rPr>
        <w:t>are</w:t>
      </w:r>
      <w:r w:rsidR="0089198E">
        <w:rPr>
          <w:rFonts w:ascii="Myriad Pro" w:hAnsi="Myriad Pro"/>
          <w:sz w:val="22"/>
          <w:szCs w:val="22"/>
        </w:rPr>
        <w:t xml:space="preserve"> compiled from both campaigns, using </w:t>
      </w:r>
      <w:r w:rsidR="00B3529E">
        <w:rPr>
          <w:rFonts w:ascii="Myriad Pro" w:hAnsi="Myriad Pro"/>
          <w:sz w:val="22"/>
          <w:szCs w:val="22"/>
        </w:rPr>
        <w:t xml:space="preserve">the </w:t>
      </w:r>
      <w:r w:rsidR="0089198E">
        <w:rPr>
          <w:rFonts w:ascii="Myriad Pro" w:hAnsi="Myriad Pro"/>
          <w:sz w:val="22"/>
          <w:szCs w:val="22"/>
        </w:rPr>
        <w:t xml:space="preserve">GEA </w:t>
      </w:r>
      <w:r w:rsidR="00E80E80">
        <w:rPr>
          <w:rFonts w:ascii="Myriad Pro" w:hAnsi="Myriad Pro"/>
          <w:sz w:val="22"/>
          <w:szCs w:val="22"/>
        </w:rPr>
        <w:t xml:space="preserve">flight lines </w:t>
      </w:r>
      <w:r w:rsidR="0089198E">
        <w:rPr>
          <w:rFonts w:ascii="Myriad Pro" w:hAnsi="Myriad Pro"/>
          <w:sz w:val="22"/>
          <w:szCs w:val="22"/>
        </w:rPr>
        <w:t>as tie-lines</w:t>
      </w:r>
      <w:r w:rsidR="00E80E80">
        <w:rPr>
          <w:rFonts w:ascii="Myriad Pro" w:hAnsi="Myriad Pro"/>
          <w:sz w:val="22"/>
          <w:szCs w:val="22"/>
        </w:rPr>
        <w:t xml:space="preserve"> to level the VISA dataset</w:t>
      </w:r>
      <w:r w:rsidR="0089198E">
        <w:rPr>
          <w:rFonts w:ascii="Myriad Pro" w:hAnsi="Myriad Pro"/>
          <w:sz w:val="22"/>
          <w:szCs w:val="22"/>
        </w:rPr>
        <w:t xml:space="preserve"> in a statistical levelling process. </w:t>
      </w:r>
    </w:p>
    <w:p w14:paraId="051EB5BA" w14:textId="77777777" w:rsidR="003C7758" w:rsidRPr="006F7E5E" w:rsidRDefault="003C7758" w:rsidP="00272BF3">
      <w:pPr>
        <w:pStyle w:val="Text"/>
        <w:ind w:firstLine="0"/>
        <w:rPr>
          <w:rFonts w:ascii="Myriad Pro" w:hAnsi="Myriad Pro"/>
          <w:sz w:val="22"/>
          <w:szCs w:val="22"/>
        </w:rPr>
      </w:pPr>
    </w:p>
    <w:p w14:paraId="0708D240" w14:textId="38291A60" w:rsidR="006F7E5E" w:rsidRPr="006F7E5E" w:rsidRDefault="00D6282C" w:rsidP="006F7E5E">
      <w:pPr>
        <w:pStyle w:val="Text"/>
        <w:rPr>
          <w:rFonts w:ascii="Myriad Pro" w:hAnsi="Myriad Pro"/>
          <w:b/>
          <w:sz w:val="22"/>
          <w:szCs w:val="22"/>
        </w:rPr>
      </w:pPr>
      <w:r>
        <w:rPr>
          <w:rFonts w:ascii="Myriad Pro" w:hAnsi="Myriad Pro"/>
          <w:b/>
          <w:sz w:val="22"/>
          <w:szCs w:val="22"/>
        </w:rPr>
        <w:t>S</w:t>
      </w:r>
      <w:r w:rsidR="0033060A">
        <w:rPr>
          <w:rFonts w:ascii="Myriad Pro" w:hAnsi="Myriad Pro"/>
          <w:b/>
          <w:sz w:val="22"/>
          <w:szCs w:val="22"/>
        </w:rPr>
        <w:t>2</w:t>
      </w:r>
      <w:r w:rsidR="006F7E5E" w:rsidRPr="006F7E5E">
        <w:rPr>
          <w:rFonts w:ascii="Myriad Pro" w:hAnsi="Myriad Pro"/>
          <w:b/>
          <w:sz w:val="22"/>
          <w:szCs w:val="22"/>
        </w:rPr>
        <w:t>.</w:t>
      </w:r>
      <w:r w:rsidR="006F2C2B">
        <w:rPr>
          <w:rFonts w:ascii="Myriad Pro" w:hAnsi="Myriad Pro"/>
          <w:b/>
          <w:sz w:val="22"/>
          <w:szCs w:val="22"/>
        </w:rPr>
        <w:t>4</w:t>
      </w:r>
      <w:r w:rsidR="006F7E5E" w:rsidRPr="006F7E5E">
        <w:rPr>
          <w:rFonts w:ascii="Myriad Pro" w:hAnsi="Myriad Pro"/>
          <w:b/>
          <w:sz w:val="22"/>
          <w:szCs w:val="22"/>
        </w:rPr>
        <w:t xml:space="preserve"> Bathymetry </w:t>
      </w:r>
      <w:r w:rsidR="00734C86">
        <w:rPr>
          <w:rFonts w:ascii="Myriad Pro" w:hAnsi="Myriad Pro"/>
          <w:b/>
          <w:sz w:val="22"/>
          <w:szCs w:val="22"/>
        </w:rPr>
        <w:t>modeling</w:t>
      </w:r>
    </w:p>
    <w:p w14:paraId="787691F3" w14:textId="1EE9A5DE" w:rsidR="006F7E5E" w:rsidRPr="006F7E5E" w:rsidRDefault="001B10F2" w:rsidP="006F7E5E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The p</w:t>
      </w:r>
      <w:r w:rsidR="006F7E5E" w:rsidRPr="006F7E5E">
        <w:rPr>
          <w:rFonts w:ascii="Myriad Pro" w:hAnsi="Myriad Pro"/>
          <w:sz w:val="22"/>
          <w:szCs w:val="22"/>
        </w:rPr>
        <w:t xml:space="preserve">resented bathymetry models are based </w:t>
      </w:r>
      <w:r w:rsidR="00DE3C71">
        <w:rPr>
          <w:rFonts w:ascii="Myriad Pro" w:hAnsi="Myriad Pro"/>
          <w:sz w:val="22"/>
          <w:szCs w:val="22"/>
        </w:rPr>
        <w:t>on iteratively matching model</w:t>
      </w:r>
      <w:r>
        <w:rPr>
          <w:rFonts w:ascii="Myriad Pro" w:hAnsi="Myriad Pro"/>
          <w:sz w:val="22"/>
          <w:szCs w:val="22"/>
        </w:rPr>
        <w:t xml:space="preserve"> </w:t>
      </w:r>
      <w:r w:rsidR="006F7E5E" w:rsidRPr="006F7E5E">
        <w:rPr>
          <w:rFonts w:ascii="Myriad Pro" w:hAnsi="Myriad Pro"/>
          <w:sz w:val="22"/>
          <w:szCs w:val="22"/>
        </w:rPr>
        <w:t xml:space="preserve">gravity </w:t>
      </w:r>
      <w:r w:rsidR="00DE3C71">
        <w:rPr>
          <w:rFonts w:ascii="Myriad Pro" w:hAnsi="Myriad Pro"/>
          <w:sz w:val="22"/>
          <w:szCs w:val="22"/>
        </w:rPr>
        <w:t>responses to the observed gravity data. The gravity responses are to theoretical ice, water, rock and subsurface bodies that are designed</w:t>
      </w:r>
      <w:r>
        <w:rPr>
          <w:rFonts w:ascii="Myriad Pro" w:hAnsi="Myriad Pro"/>
          <w:sz w:val="22"/>
          <w:szCs w:val="22"/>
        </w:rPr>
        <w:t xml:space="preserve"> </w:t>
      </w:r>
      <w:r w:rsidR="00DE3C71">
        <w:rPr>
          <w:rFonts w:ascii="Myriad Pro" w:hAnsi="Myriad Pro"/>
          <w:sz w:val="22"/>
          <w:szCs w:val="22"/>
        </w:rPr>
        <w:t xml:space="preserve">on the basis of independently-observed </w:t>
      </w:r>
      <w:r>
        <w:rPr>
          <w:rFonts w:ascii="Myriad Pro" w:hAnsi="Myriad Pro"/>
          <w:sz w:val="22"/>
          <w:szCs w:val="22"/>
        </w:rPr>
        <w:t>constraints from</w:t>
      </w:r>
      <w:r w:rsidR="006F7E5E" w:rsidRPr="006F7E5E">
        <w:rPr>
          <w:rFonts w:ascii="Myriad Pro" w:hAnsi="Myriad Pro"/>
          <w:sz w:val="22"/>
          <w:szCs w:val="22"/>
        </w:rPr>
        <w:t xml:space="preserve"> ice thickness radar data, shipborne bathymetry along the calving </w:t>
      </w:r>
      <w:r w:rsidR="00D871E5">
        <w:rPr>
          <w:rFonts w:ascii="Myriad Pro" w:hAnsi="Myriad Pro"/>
          <w:sz w:val="22"/>
          <w:szCs w:val="22"/>
        </w:rPr>
        <w:t>front</w:t>
      </w:r>
      <w:r w:rsidR="006F7E5E" w:rsidRPr="006F7E5E">
        <w:rPr>
          <w:rFonts w:ascii="Myriad Pro" w:hAnsi="Myriad Pro"/>
          <w:sz w:val="22"/>
          <w:szCs w:val="22"/>
        </w:rPr>
        <w:t>s</w:t>
      </w:r>
      <w:r>
        <w:rPr>
          <w:rFonts w:ascii="Myriad Pro" w:hAnsi="Myriad Pro"/>
          <w:sz w:val="22"/>
          <w:szCs w:val="22"/>
        </w:rPr>
        <w:t>,</w:t>
      </w:r>
      <w:r w:rsidR="006F7E5E" w:rsidRPr="006F7E5E">
        <w:rPr>
          <w:rFonts w:ascii="Myriad Pro" w:hAnsi="Myriad Pro"/>
          <w:sz w:val="22"/>
          <w:szCs w:val="22"/>
        </w:rPr>
        <w:t xml:space="preserve"> and seismic reflection data beneath Ekström and Fimbul </w:t>
      </w:r>
      <w:r>
        <w:rPr>
          <w:rFonts w:ascii="Myriad Pro" w:hAnsi="Myriad Pro"/>
          <w:sz w:val="22"/>
          <w:szCs w:val="22"/>
        </w:rPr>
        <w:t>from</w:t>
      </w:r>
      <w:r w:rsidR="006F7E5E" w:rsidRPr="006F7E5E">
        <w:rPr>
          <w:rFonts w:ascii="Myriad Pro" w:hAnsi="Myriad Pro"/>
          <w:sz w:val="22"/>
          <w:szCs w:val="22"/>
        </w:rPr>
        <w:t xml:space="preserve"> Smith et al. (</w:t>
      </w:r>
      <w:r w:rsidR="00F842CE">
        <w:rPr>
          <w:rFonts w:ascii="Myriad Pro" w:hAnsi="Myriad Pro"/>
          <w:sz w:val="22"/>
          <w:szCs w:val="22"/>
        </w:rPr>
        <w:t>20</w:t>
      </w:r>
      <w:ins w:id="3" w:author="Microsoft Office User" w:date="2020-06-02T13:38:00Z">
        <w:r w:rsidR="00BF736B">
          <w:rPr>
            <w:rFonts w:ascii="Myriad Pro" w:hAnsi="Myriad Pro"/>
            <w:sz w:val="22"/>
            <w:szCs w:val="22"/>
          </w:rPr>
          <w:t>20</w:t>
        </w:r>
      </w:ins>
      <w:del w:id="4" w:author="Microsoft Office User" w:date="2020-06-02T13:38:00Z">
        <w:r w:rsidR="00F842CE" w:rsidDel="00BF736B">
          <w:rPr>
            <w:rFonts w:ascii="Myriad Pro" w:hAnsi="Myriad Pro"/>
            <w:sz w:val="22"/>
            <w:szCs w:val="22"/>
          </w:rPr>
          <w:delText>19</w:delText>
        </w:r>
      </w:del>
      <w:r w:rsidR="006F7E5E" w:rsidRPr="006F7E5E">
        <w:rPr>
          <w:rFonts w:ascii="Myriad Pro" w:hAnsi="Myriad Pro"/>
          <w:sz w:val="22"/>
          <w:szCs w:val="22"/>
        </w:rPr>
        <w:t xml:space="preserve">) and Nøst (2004), respectively. </w:t>
      </w:r>
      <w:r w:rsidR="00DE3C71">
        <w:rPr>
          <w:rFonts w:ascii="Myriad Pro" w:hAnsi="Myriad Pro"/>
          <w:sz w:val="22"/>
          <w:szCs w:val="22"/>
        </w:rPr>
        <w:t xml:space="preserve">The gravity </w:t>
      </w:r>
      <w:r w:rsidR="006F7E5E" w:rsidRPr="006F7E5E">
        <w:rPr>
          <w:rFonts w:ascii="Myriad Pro" w:hAnsi="Myriad Pro"/>
          <w:sz w:val="22"/>
          <w:szCs w:val="22"/>
        </w:rPr>
        <w:t xml:space="preserve">anomaly </w:t>
      </w:r>
      <w:r w:rsidR="00DE3C71">
        <w:rPr>
          <w:rFonts w:ascii="Myriad Pro" w:hAnsi="Myriad Pro"/>
          <w:sz w:val="22"/>
          <w:szCs w:val="22"/>
        </w:rPr>
        <w:t>inversions use</w:t>
      </w:r>
      <w:r w:rsidR="006F7E5E" w:rsidRPr="006F7E5E">
        <w:rPr>
          <w:rFonts w:ascii="Myriad Pro" w:hAnsi="Myriad Pro"/>
          <w:sz w:val="22"/>
          <w:szCs w:val="22"/>
        </w:rPr>
        <w:t xml:space="preserve"> a 3D </w:t>
      </w:r>
      <w:r w:rsidR="00734C86">
        <w:rPr>
          <w:rFonts w:ascii="Myriad Pro" w:hAnsi="Myriad Pro"/>
          <w:sz w:val="22"/>
          <w:szCs w:val="22"/>
        </w:rPr>
        <w:t>modeling</w:t>
      </w:r>
      <w:r w:rsidR="006F7E5E" w:rsidRPr="006F7E5E">
        <w:rPr>
          <w:rFonts w:ascii="Myriad Pro" w:hAnsi="Myriad Pro"/>
          <w:sz w:val="22"/>
          <w:szCs w:val="22"/>
        </w:rPr>
        <w:t xml:space="preserve"> approach implementing </w:t>
      </w:r>
      <w:r w:rsidR="002C259F">
        <w:rPr>
          <w:rFonts w:ascii="Myriad Pro" w:hAnsi="Myriad Pro"/>
          <w:sz w:val="22"/>
          <w:szCs w:val="22"/>
        </w:rPr>
        <w:t>method</w:t>
      </w:r>
      <w:r w:rsidR="006F7E5E" w:rsidRPr="006F7E5E">
        <w:rPr>
          <w:rFonts w:ascii="Myriad Pro" w:hAnsi="Myriad Pro"/>
          <w:sz w:val="22"/>
          <w:szCs w:val="22"/>
        </w:rPr>
        <w:t xml:space="preserve">s introduced by </w:t>
      </w:r>
      <w:r w:rsidR="002C259F">
        <w:rPr>
          <w:rFonts w:ascii="Myriad Pro" w:hAnsi="Myriad Pro"/>
          <w:sz w:val="22"/>
          <w:szCs w:val="22"/>
        </w:rPr>
        <w:t>Parker</w:t>
      </w:r>
      <w:r w:rsidR="006F7E5E" w:rsidRPr="006F7E5E">
        <w:rPr>
          <w:rFonts w:ascii="Myriad Pro" w:hAnsi="Myriad Pro"/>
          <w:sz w:val="22"/>
          <w:szCs w:val="22"/>
        </w:rPr>
        <w:t xml:space="preserve"> (19</w:t>
      </w:r>
      <w:r w:rsidR="002C259F">
        <w:rPr>
          <w:rFonts w:ascii="Myriad Pro" w:hAnsi="Myriad Pro"/>
          <w:sz w:val="22"/>
          <w:szCs w:val="22"/>
        </w:rPr>
        <w:t>72</w:t>
      </w:r>
      <w:r w:rsidR="006F7E5E" w:rsidRPr="006F7E5E">
        <w:rPr>
          <w:rFonts w:ascii="Myriad Pro" w:hAnsi="Myriad Pro"/>
          <w:sz w:val="22"/>
          <w:szCs w:val="22"/>
        </w:rPr>
        <w:t>).</w:t>
      </w:r>
    </w:p>
    <w:p w14:paraId="77CA1A06" w14:textId="3EC1C0B4" w:rsidR="006F7E5E" w:rsidRPr="006F7E5E" w:rsidRDefault="00DE3C71" w:rsidP="006F7E5E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Where available,</w:t>
      </w:r>
      <w:r w:rsidR="006F7E5E" w:rsidRPr="006F7E5E">
        <w:rPr>
          <w:rFonts w:ascii="Myriad Pro" w:hAnsi="Myriad Pro"/>
          <w:sz w:val="22"/>
          <w:szCs w:val="22"/>
        </w:rPr>
        <w:t xml:space="preserve"> reference points beneath the ice shelves extracted from seismic data sets, swath bathymetry and ice thickness radar data in grounded areas are used to</w:t>
      </w:r>
      <w:r>
        <w:rPr>
          <w:rFonts w:ascii="Myriad Pro" w:hAnsi="Myriad Pro"/>
          <w:sz w:val="22"/>
          <w:szCs w:val="22"/>
        </w:rPr>
        <w:t xml:space="preserve"> generate very coarse starting assumptions about the expected wavelengths and orientations in sub-ice bathymetry. The</w:t>
      </w:r>
      <w:r w:rsidR="006F7E5E" w:rsidRPr="006F7E5E">
        <w:rPr>
          <w:rFonts w:ascii="Myriad Pro" w:hAnsi="Myriad Pro"/>
          <w:sz w:val="22"/>
          <w:szCs w:val="22"/>
        </w:rPr>
        <w:t xml:space="preserve"> gravity data </w:t>
      </w:r>
      <w:r>
        <w:rPr>
          <w:rFonts w:ascii="Myriad Pro" w:hAnsi="Myriad Pro"/>
          <w:sz w:val="22"/>
          <w:szCs w:val="22"/>
        </w:rPr>
        <w:t xml:space="preserve">are then filtered </w:t>
      </w:r>
      <w:r w:rsidR="006F7E5E" w:rsidRPr="006F7E5E">
        <w:rPr>
          <w:rFonts w:ascii="Myriad Pro" w:hAnsi="Myriad Pro"/>
          <w:sz w:val="22"/>
          <w:szCs w:val="22"/>
        </w:rPr>
        <w:t xml:space="preserve">to </w:t>
      </w:r>
      <w:r>
        <w:rPr>
          <w:rFonts w:ascii="Myriad Pro" w:hAnsi="Myriad Pro"/>
          <w:sz w:val="22"/>
          <w:szCs w:val="22"/>
        </w:rPr>
        <w:t>discard features that do not match these assumptions on the assumption that they are primarily of</w:t>
      </w:r>
      <w:r w:rsidR="006F7E5E" w:rsidRPr="006F7E5E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 xml:space="preserve">non-bathymetric (i.e. </w:t>
      </w:r>
      <w:r w:rsidR="006F7E5E" w:rsidRPr="006F7E5E">
        <w:rPr>
          <w:rFonts w:ascii="Myriad Pro" w:hAnsi="Myriad Pro"/>
          <w:sz w:val="22"/>
          <w:szCs w:val="22"/>
        </w:rPr>
        <w:t xml:space="preserve">geological) </w:t>
      </w:r>
      <w:r>
        <w:rPr>
          <w:rFonts w:ascii="Myriad Pro" w:hAnsi="Myriad Pro"/>
          <w:sz w:val="22"/>
          <w:szCs w:val="22"/>
        </w:rPr>
        <w:t>origin</w:t>
      </w:r>
      <w:r w:rsidR="006F7E5E" w:rsidRPr="006F7E5E">
        <w:rPr>
          <w:rFonts w:ascii="Myriad Pro" w:hAnsi="Myriad Pro"/>
          <w:sz w:val="22"/>
          <w:szCs w:val="22"/>
        </w:rPr>
        <w:t xml:space="preserve">. </w:t>
      </w:r>
    </w:p>
    <w:p w14:paraId="1F555709" w14:textId="3E10A605" w:rsidR="006F7E5E" w:rsidRPr="006F7E5E" w:rsidRDefault="003651BE" w:rsidP="006F7E5E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In this way, w</w:t>
      </w:r>
      <w:r w:rsidR="006F7E5E" w:rsidRPr="006F7E5E">
        <w:rPr>
          <w:rFonts w:ascii="Myriad Pro" w:hAnsi="Myriad Pro"/>
          <w:sz w:val="22"/>
          <w:szCs w:val="22"/>
        </w:rPr>
        <w:t xml:space="preserve">e prepared FAA data for the Ekström and Atka ice shelves using a high-pass filter of 70 km and directional filtering using a cosine function </w:t>
      </w:r>
      <w:r w:rsidR="002072CA">
        <w:rPr>
          <w:rFonts w:ascii="Myriad Pro" w:hAnsi="Myriad Pro"/>
          <w:sz w:val="22"/>
          <w:szCs w:val="22"/>
        </w:rPr>
        <w:t xml:space="preserve">to </w:t>
      </w:r>
      <w:r w:rsidR="006F7E5E" w:rsidRPr="006F7E5E">
        <w:rPr>
          <w:rFonts w:ascii="Myriad Pro" w:hAnsi="Myriad Pro"/>
          <w:sz w:val="22"/>
          <w:szCs w:val="22"/>
        </w:rPr>
        <w:t xml:space="preserve">suppress wavelengths trending </w:t>
      </w:r>
      <w:r w:rsidR="002072CA">
        <w:rPr>
          <w:rFonts w:ascii="Myriad Pro" w:hAnsi="Myriad Pro"/>
          <w:sz w:val="22"/>
          <w:szCs w:val="22"/>
        </w:rPr>
        <w:t>N</w:t>
      </w:r>
      <w:r w:rsidR="006F7E5E" w:rsidRPr="006F7E5E">
        <w:rPr>
          <w:rFonts w:ascii="Myriad Pro" w:hAnsi="Myriad Pro"/>
          <w:sz w:val="22"/>
          <w:szCs w:val="22"/>
        </w:rPr>
        <w:t>45°</w:t>
      </w:r>
      <w:r w:rsidR="002072CA">
        <w:rPr>
          <w:rFonts w:ascii="Myriad Pro" w:hAnsi="Myriad Pro"/>
          <w:sz w:val="22"/>
          <w:szCs w:val="22"/>
        </w:rPr>
        <w:t>E</w:t>
      </w:r>
      <w:r w:rsidR="006F7E5E" w:rsidRPr="006F7E5E">
        <w:rPr>
          <w:rFonts w:ascii="Myriad Pro" w:hAnsi="Myriad Pro"/>
          <w:sz w:val="22"/>
          <w:szCs w:val="22"/>
        </w:rPr>
        <w:t xml:space="preserve">, </w:t>
      </w:r>
      <w:r w:rsidR="002072CA">
        <w:rPr>
          <w:rFonts w:ascii="Myriad Pro" w:hAnsi="Myriad Pro"/>
          <w:sz w:val="22"/>
          <w:szCs w:val="22"/>
        </w:rPr>
        <w:t>the strike of</w:t>
      </w:r>
      <w:r w:rsidR="006F7E5E" w:rsidRPr="006F7E5E">
        <w:rPr>
          <w:rFonts w:ascii="Myriad Pro" w:hAnsi="Myriad Pro"/>
          <w:sz w:val="22"/>
          <w:szCs w:val="22"/>
        </w:rPr>
        <w:t xml:space="preserve"> seaward-dipping </w:t>
      </w:r>
      <w:r w:rsidR="002072CA">
        <w:rPr>
          <w:rFonts w:ascii="Myriad Pro" w:hAnsi="Myriad Pro"/>
          <w:sz w:val="22"/>
          <w:szCs w:val="22"/>
        </w:rPr>
        <w:t>basalt bodies developed</w:t>
      </w:r>
      <w:r w:rsidR="006F7E5E" w:rsidRPr="006F7E5E">
        <w:rPr>
          <w:rFonts w:ascii="Myriad Pro" w:hAnsi="Myriad Pro"/>
          <w:sz w:val="22"/>
          <w:szCs w:val="22"/>
        </w:rPr>
        <w:t xml:space="preserve"> across Ekström </w:t>
      </w:r>
      <w:r w:rsidR="002072CA">
        <w:rPr>
          <w:rFonts w:ascii="Myriad Pro" w:hAnsi="Myriad Pro"/>
          <w:sz w:val="22"/>
          <w:szCs w:val="22"/>
        </w:rPr>
        <w:t xml:space="preserve">and </w:t>
      </w:r>
      <w:r w:rsidR="006F7E5E" w:rsidRPr="006F7E5E">
        <w:rPr>
          <w:rFonts w:ascii="Myriad Pro" w:hAnsi="Myriad Pro"/>
          <w:sz w:val="22"/>
          <w:szCs w:val="22"/>
        </w:rPr>
        <w:t xml:space="preserve">identified </w:t>
      </w:r>
      <w:r w:rsidR="002072CA">
        <w:rPr>
          <w:rFonts w:ascii="Myriad Pro" w:hAnsi="Myriad Pro"/>
          <w:sz w:val="22"/>
          <w:szCs w:val="22"/>
        </w:rPr>
        <w:t xml:space="preserve">in seismic reflection data </w:t>
      </w:r>
      <w:r w:rsidR="006F7E5E" w:rsidRPr="006F7E5E">
        <w:rPr>
          <w:rFonts w:ascii="Myriad Pro" w:hAnsi="Myriad Pro"/>
          <w:sz w:val="22"/>
          <w:szCs w:val="22"/>
        </w:rPr>
        <w:t xml:space="preserve">by Kristoffersen et al. (2014). </w:t>
      </w:r>
      <w:r w:rsidR="002072CA">
        <w:rPr>
          <w:rFonts w:ascii="Myriad Pro" w:hAnsi="Myriad Pro"/>
          <w:sz w:val="22"/>
          <w:szCs w:val="22"/>
        </w:rPr>
        <w:t>The</w:t>
      </w:r>
      <w:r w:rsidR="006F7E5E" w:rsidRPr="006F7E5E">
        <w:rPr>
          <w:rFonts w:ascii="Myriad Pro" w:hAnsi="Myriad Pro"/>
          <w:sz w:val="22"/>
          <w:szCs w:val="22"/>
        </w:rPr>
        <w:t xml:space="preserve"> directional filtering improves the overall resemblance of gravity data to bathymetric data</w:t>
      </w:r>
      <w:r w:rsidR="002072CA">
        <w:rPr>
          <w:rFonts w:ascii="Myriad Pro" w:hAnsi="Myriad Pro"/>
          <w:sz w:val="22"/>
          <w:szCs w:val="22"/>
        </w:rPr>
        <w:t xml:space="preserve"> known from sparse seismic profiles</w:t>
      </w:r>
      <w:r w:rsidR="006F7E5E" w:rsidRPr="006F7E5E">
        <w:rPr>
          <w:rFonts w:ascii="Myriad Pro" w:hAnsi="Myriad Pro"/>
          <w:sz w:val="22"/>
          <w:szCs w:val="22"/>
        </w:rPr>
        <w:t xml:space="preserve"> (Figure</w:t>
      </w:r>
      <w:r w:rsidR="006970E2">
        <w:rPr>
          <w:rFonts w:ascii="Myriad Pro" w:hAnsi="Myriad Pro"/>
          <w:sz w:val="22"/>
          <w:szCs w:val="22"/>
        </w:rPr>
        <w:t>s</w:t>
      </w:r>
      <w:r w:rsidR="006F7E5E" w:rsidRPr="006F7E5E">
        <w:rPr>
          <w:rFonts w:ascii="Myriad Pro" w:hAnsi="Myriad Pro"/>
          <w:sz w:val="22"/>
          <w:szCs w:val="22"/>
        </w:rPr>
        <w:t xml:space="preserve"> 2</w:t>
      </w:r>
      <w:r w:rsidR="006970E2">
        <w:rPr>
          <w:rFonts w:ascii="Myriad Pro" w:hAnsi="Myriad Pro"/>
          <w:sz w:val="22"/>
          <w:szCs w:val="22"/>
        </w:rPr>
        <w:t>b and 2c</w:t>
      </w:r>
      <w:r w:rsidR="006F7E5E" w:rsidRPr="006F7E5E">
        <w:rPr>
          <w:rFonts w:ascii="Myriad Pro" w:hAnsi="Myriad Pro"/>
          <w:sz w:val="22"/>
          <w:szCs w:val="22"/>
        </w:rPr>
        <w:t>).</w:t>
      </w:r>
    </w:p>
    <w:p w14:paraId="27F8BBAE" w14:textId="1FBDD7A0" w:rsidR="006F7E5E" w:rsidRDefault="006F7E5E" w:rsidP="001912C9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 xml:space="preserve">Gravity anomaly data over the Fimbul and Vigrid ice shelves </w:t>
      </w:r>
      <w:r w:rsidR="00471A78">
        <w:rPr>
          <w:rFonts w:ascii="Myriad Pro" w:hAnsi="Myriad Pro"/>
          <w:sz w:val="22"/>
          <w:szCs w:val="22"/>
        </w:rPr>
        <w:t>were</w:t>
      </w:r>
      <w:r w:rsidRPr="006F7E5E">
        <w:rPr>
          <w:rFonts w:ascii="Myriad Pro" w:hAnsi="Myriad Pro"/>
          <w:sz w:val="22"/>
          <w:szCs w:val="22"/>
        </w:rPr>
        <w:t xml:space="preserve"> band-pass filtered with a lower flank of 6 km and a high flank of 150 km (Figure 3</w:t>
      </w:r>
      <w:r w:rsidR="00AF398E">
        <w:rPr>
          <w:rFonts w:ascii="Myriad Pro" w:hAnsi="Myriad Pro"/>
          <w:sz w:val="22"/>
          <w:szCs w:val="22"/>
        </w:rPr>
        <w:t>d</w:t>
      </w:r>
      <w:r w:rsidRPr="006F7E5E">
        <w:rPr>
          <w:rFonts w:ascii="Myriad Pro" w:hAnsi="Myriad Pro"/>
          <w:sz w:val="22"/>
          <w:szCs w:val="22"/>
        </w:rPr>
        <w:t xml:space="preserve">). </w:t>
      </w:r>
      <w:r w:rsidR="00471A78">
        <w:rPr>
          <w:rFonts w:ascii="Myriad Pro" w:hAnsi="Myriad Pro"/>
          <w:sz w:val="22"/>
          <w:szCs w:val="22"/>
        </w:rPr>
        <w:t xml:space="preserve">The filter was directionally isotropic. </w:t>
      </w:r>
      <w:r w:rsidRPr="006F7E5E">
        <w:rPr>
          <w:rFonts w:ascii="Myriad Pro" w:hAnsi="Myriad Pro"/>
          <w:sz w:val="22"/>
          <w:szCs w:val="22"/>
        </w:rPr>
        <w:t xml:space="preserve">The </w:t>
      </w:r>
      <w:r w:rsidR="00471A78">
        <w:rPr>
          <w:rFonts w:ascii="Myriad Pro" w:hAnsi="Myriad Pro"/>
          <w:sz w:val="22"/>
          <w:szCs w:val="22"/>
        </w:rPr>
        <w:t xml:space="preserve">6 km short cutoff was designed to suppress short-wavelength artefacts </w:t>
      </w:r>
      <w:r w:rsidRPr="006F7E5E">
        <w:rPr>
          <w:rFonts w:ascii="Myriad Pro" w:hAnsi="Myriad Pro"/>
          <w:sz w:val="22"/>
          <w:szCs w:val="22"/>
        </w:rPr>
        <w:t>induced by aircraft motion</w:t>
      </w:r>
      <w:r w:rsidR="00471A78">
        <w:rPr>
          <w:rFonts w:ascii="Myriad Pro" w:hAnsi="Myriad Pro"/>
          <w:sz w:val="22"/>
          <w:szCs w:val="22"/>
        </w:rPr>
        <w:t xml:space="preserve"> in the ZLS data set, whose </w:t>
      </w:r>
      <w:r w:rsidRPr="006F7E5E">
        <w:rPr>
          <w:rFonts w:ascii="Myriad Pro" w:hAnsi="Myriad Pro"/>
          <w:sz w:val="22"/>
          <w:szCs w:val="22"/>
        </w:rPr>
        <w:t xml:space="preserve">highest resolution </w:t>
      </w:r>
      <w:r w:rsidR="00471A78">
        <w:rPr>
          <w:rFonts w:ascii="Myriad Pro" w:hAnsi="Myriad Pro"/>
          <w:sz w:val="22"/>
          <w:szCs w:val="22"/>
        </w:rPr>
        <w:t>is nominally at</w:t>
      </w:r>
      <w:r w:rsidRPr="006F7E5E">
        <w:rPr>
          <w:rFonts w:ascii="Myriad Pro" w:hAnsi="Myriad Pro"/>
          <w:sz w:val="22"/>
          <w:szCs w:val="22"/>
        </w:rPr>
        <w:t xml:space="preserve"> 6</w:t>
      </w:r>
      <w:r w:rsidR="00846D04">
        <w:rPr>
          <w:rFonts w:ascii="Myriad Pro" w:hAnsi="Myriad Pro"/>
          <w:sz w:val="22"/>
          <w:szCs w:val="22"/>
        </w:rPr>
        <w:t xml:space="preserve"> -7</w:t>
      </w:r>
      <w:r w:rsidRPr="006F7E5E">
        <w:rPr>
          <w:rFonts w:ascii="Myriad Pro" w:hAnsi="Myriad Pro"/>
          <w:sz w:val="22"/>
          <w:szCs w:val="22"/>
        </w:rPr>
        <w:t xml:space="preserve"> km (Riedel et al., 2012). </w:t>
      </w:r>
      <w:r w:rsidR="001912C9">
        <w:rPr>
          <w:rFonts w:ascii="Myriad Pro" w:hAnsi="Myriad Pro"/>
          <w:sz w:val="22"/>
          <w:szCs w:val="22"/>
        </w:rPr>
        <w:t>Compiled f</w:t>
      </w:r>
      <w:r w:rsidR="001912C9" w:rsidRPr="001912C9">
        <w:rPr>
          <w:rFonts w:ascii="Myriad Pro" w:hAnsi="Myriad Pro"/>
          <w:sz w:val="22"/>
          <w:szCs w:val="22"/>
        </w:rPr>
        <w:t>ree air anomaly</w:t>
      </w:r>
      <w:r w:rsidR="001912C9">
        <w:rPr>
          <w:rFonts w:ascii="Myriad Pro" w:hAnsi="Myriad Pro"/>
          <w:sz w:val="22"/>
          <w:szCs w:val="22"/>
        </w:rPr>
        <w:t xml:space="preserve"> </w:t>
      </w:r>
      <w:r w:rsidR="00E32DDF">
        <w:rPr>
          <w:rFonts w:ascii="Myriad Pro" w:hAnsi="Myriad Pro"/>
          <w:sz w:val="22"/>
          <w:szCs w:val="22"/>
        </w:rPr>
        <w:t xml:space="preserve">data </w:t>
      </w:r>
      <w:r w:rsidR="001912C9">
        <w:rPr>
          <w:rFonts w:ascii="Myriad Pro" w:hAnsi="Myriad Pro"/>
          <w:sz w:val="22"/>
          <w:szCs w:val="22"/>
        </w:rPr>
        <w:t xml:space="preserve">above </w:t>
      </w:r>
      <w:r w:rsidR="00C41D5D">
        <w:rPr>
          <w:rFonts w:ascii="Myriad Pro" w:hAnsi="Myriad Pro"/>
          <w:sz w:val="22"/>
          <w:szCs w:val="22"/>
        </w:rPr>
        <w:t xml:space="preserve">the </w:t>
      </w:r>
      <w:r w:rsidR="001912C9">
        <w:rPr>
          <w:rFonts w:ascii="Myriad Pro" w:hAnsi="Myriad Pro"/>
          <w:sz w:val="22"/>
          <w:szCs w:val="22"/>
        </w:rPr>
        <w:t>Jelbart</w:t>
      </w:r>
      <w:r w:rsidR="00C41D5D">
        <w:rPr>
          <w:rFonts w:ascii="Myriad Pro" w:hAnsi="Myriad Pro"/>
          <w:sz w:val="22"/>
          <w:szCs w:val="22"/>
        </w:rPr>
        <w:t xml:space="preserve"> Ice Shelf</w:t>
      </w:r>
      <w:r w:rsidR="001912C9">
        <w:rPr>
          <w:rFonts w:ascii="Myriad Pro" w:hAnsi="Myriad Pro"/>
          <w:sz w:val="22"/>
          <w:szCs w:val="22"/>
        </w:rPr>
        <w:t xml:space="preserve"> </w:t>
      </w:r>
      <w:r w:rsidR="00471A78">
        <w:rPr>
          <w:rFonts w:ascii="Myriad Pro" w:hAnsi="Myriad Pro"/>
          <w:sz w:val="22"/>
          <w:szCs w:val="22"/>
        </w:rPr>
        <w:t>are similarly</w:t>
      </w:r>
      <w:r w:rsidR="001912C9">
        <w:rPr>
          <w:rFonts w:ascii="Myriad Pro" w:hAnsi="Myriad Pro"/>
          <w:sz w:val="22"/>
          <w:szCs w:val="22"/>
        </w:rPr>
        <w:t xml:space="preserve"> band-pass filtered with a lower flank of 6 km and a high flank of 100 km</w:t>
      </w:r>
      <w:r w:rsidR="00AF398E">
        <w:rPr>
          <w:rFonts w:ascii="Myriad Pro" w:hAnsi="Myriad Pro"/>
          <w:sz w:val="22"/>
          <w:szCs w:val="22"/>
        </w:rPr>
        <w:t xml:space="preserve"> (Figure 3b), reflect</w:t>
      </w:r>
      <w:r w:rsidR="00471A78">
        <w:rPr>
          <w:rFonts w:ascii="Myriad Pro" w:hAnsi="Myriad Pro"/>
          <w:sz w:val="22"/>
          <w:szCs w:val="22"/>
        </w:rPr>
        <w:t>ing the</w:t>
      </w:r>
      <w:r w:rsidR="00E32DDF">
        <w:rPr>
          <w:rFonts w:ascii="Myriad Pro" w:hAnsi="Myriad Pro"/>
          <w:sz w:val="22"/>
          <w:szCs w:val="22"/>
        </w:rPr>
        <w:t xml:space="preserve"> </w:t>
      </w:r>
      <w:r w:rsidR="00471A78">
        <w:rPr>
          <w:rFonts w:ascii="Myriad Pro" w:hAnsi="Myriad Pro"/>
          <w:sz w:val="22"/>
          <w:szCs w:val="22"/>
        </w:rPr>
        <w:t>mixture of</w:t>
      </w:r>
      <w:r w:rsidR="00AF398E">
        <w:rPr>
          <w:rFonts w:ascii="Myriad Pro" w:hAnsi="Myriad Pro"/>
          <w:sz w:val="22"/>
          <w:szCs w:val="22"/>
        </w:rPr>
        <w:t xml:space="preserve"> </w:t>
      </w:r>
      <w:r w:rsidR="00471A78">
        <w:rPr>
          <w:rFonts w:ascii="Myriad Pro" w:hAnsi="Myriad Pro"/>
          <w:sz w:val="22"/>
          <w:szCs w:val="22"/>
        </w:rPr>
        <w:t xml:space="preserve">gravity meters used during the </w:t>
      </w:r>
      <w:r w:rsidR="00AF398E">
        <w:rPr>
          <w:rFonts w:ascii="Myriad Pro" w:hAnsi="Myriad Pro"/>
          <w:sz w:val="22"/>
          <w:szCs w:val="22"/>
        </w:rPr>
        <w:t xml:space="preserve">VISA </w:t>
      </w:r>
      <w:r w:rsidR="00471A78">
        <w:rPr>
          <w:rFonts w:ascii="Myriad Pro" w:hAnsi="Myriad Pro"/>
          <w:sz w:val="22"/>
          <w:szCs w:val="22"/>
        </w:rPr>
        <w:t xml:space="preserve">and </w:t>
      </w:r>
      <w:r w:rsidR="00AF398E">
        <w:rPr>
          <w:rFonts w:ascii="Myriad Pro" w:hAnsi="Myriad Pro"/>
          <w:sz w:val="22"/>
          <w:szCs w:val="22"/>
        </w:rPr>
        <w:t>GEA campaign</w:t>
      </w:r>
      <w:r w:rsidR="00471A78">
        <w:rPr>
          <w:rFonts w:ascii="Myriad Pro" w:hAnsi="Myriad Pro"/>
          <w:sz w:val="22"/>
          <w:szCs w:val="22"/>
        </w:rPr>
        <w:t>s</w:t>
      </w:r>
      <w:r w:rsidR="001912C9">
        <w:rPr>
          <w:rFonts w:ascii="Myriad Pro" w:hAnsi="Myriad Pro"/>
          <w:sz w:val="22"/>
          <w:szCs w:val="22"/>
        </w:rPr>
        <w:t xml:space="preserve">. </w:t>
      </w:r>
      <w:r w:rsidR="00471A78">
        <w:rPr>
          <w:rFonts w:ascii="Myriad Pro" w:hAnsi="Myriad Pro"/>
          <w:sz w:val="22"/>
          <w:szCs w:val="22"/>
        </w:rPr>
        <w:t>No</w:t>
      </w:r>
      <w:r w:rsidRPr="006F7E5E">
        <w:rPr>
          <w:rFonts w:ascii="Myriad Pro" w:hAnsi="Myriad Pro"/>
          <w:sz w:val="22"/>
          <w:szCs w:val="22"/>
        </w:rPr>
        <w:t xml:space="preserve"> distinct geological strike angle ca</w:t>
      </w:r>
      <w:r w:rsidR="00471A78">
        <w:rPr>
          <w:rFonts w:ascii="Myriad Pro" w:hAnsi="Myriad Pro"/>
          <w:sz w:val="22"/>
          <w:szCs w:val="22"/>
        </w:rPr>
        <w:t>n</w:t>
      </w:r>
      <w:r w:rsidRPr="006F7E5E">
        <w:rPr>
          <w:rFonts w:ascii="Myriad Pro" w:hAnsi="Myriad Pro"/>
          <w:sz w:val="22"/>
          <w:szCs w:val="22"/>
        </w:rPr>
        <w:t xml:space="preserve"> be inferred beneath the </w:t>
      </w:r>
      <w:r w:rsidR="001912C9">
        <w:rPr>
          <w:rFonts w:ascii="Myriad Pro" w:hAnsi="Myriad Pro"/>
          <w:sz w:val="22"/>
          <w:szCs w:val="22"/>
        </w:rPr>
        <w:t xml:space="preserve">Jelbart or </w:t>
      </w:r>
      <w:r w:rsidRPr="006F7E5E">
        <w:rPr>
          <w:rFonts w:ascii="Myriad Pro" w:hAnsi="Myriad Pro"/>
          <w:sz w:val="22"/>
          <w:szCs w:val="22"/>
        </w:rPr>
        <w:t>Fimbul ice shel</w:t>
      </w:r>
      <w:r w:rsidR="00471A78">
        <w:rPr>
          <w:rFonts w:ascii="Myriad Pro" w:hAnsi="Myriad Pro"/>
          <w:sz w:val="22"/>
          <w:szCs w:val="22"/>
        </w:rPr>
        <w:t>ves,</w:t>
      </w:r>
      <w:r w:rsidRPr="006F7E5E">
        <w:rPr>
          <w:rFonts w:ascii="Myriad Pro" w:hAnsi="Myriad Pro"/>
          <w:sz w:val="22"/>
          <w:szCs w:val="22"/>
        </w:rPr>
        <w:t xml:space="preserve"> and therefore </w:t>
      </w:r>
      <w:r w:rsidR="001912C9">
        <w:rPr>
          <w:rFonts w:ascii="Myriad Pro" w:hAnsi="Myriad Pro"/>
          <w:sz w:val="22"/>
          <w:szCs w:val="22"/>
        </w:rPr>
        <w:t>no directional filter</w:t>
      </w:r>
      <w:r w:rsidR="00922704">
        <w:rPr>
          <w:rFonts w:ascii="Myriad Pro" w:hAnsi="Myriad Pro"/>
          <w:sz w:val="22"/>
          <w:szCs w:val="22"/>
        </w:rPr>
        <w:t>s</w:t>
      </w:r>
      <w:r w:rsidR="001912C9">
        <w:rPr>
          <w:rFonts w:ascii="Myriad Pro" w:hAnsi="Myriad Pro"/>
          <w:sz w:val="22"/>
          <w:szCs w:val="22"/>
        </w:rPr>
        <w:t xml:space="preserve"> </w:t>
      </w:r>
      <w:r w:rsidR="00922704">
        <w:rPr>
          <w:rFonts w:ascii="Myriad Pro" w:hAnsi="Myriad Pro"/>
          <w:sz w:val="22"/>
          <w:szCs w:val="22"/>
        </w:rPr>
        <w:t>are</w:t>
      </w:r>
      <w:r w:rsidR="001912C9">
        <w:rPr>
          <w:rFonts w:ascii="Myriad Pro" w:hAnsi="Myriad Pro"/>
          <w:sz w:val="22"/>
          <w:szCs w:val="22"/>
        </w:rPr>
        <w:t xml:space="preserve"> applied</w:t>
      </w:r>
      <w:r w:rsidR="00EE12F5">
        <w:rPr>
          <w:rFonts w:ascii="Myriad Pro" w:hAnsi="Myriad Pro"/>
          <w:sz w:val="22"/>
          <w:szCs w:val="22"/>
        </w:rPr>
        <w:t>.</w:t>
      </w:r>
      <w:r w:rsidRPr="006F7E5E">
        <w:rPr>
          <w:rFonts w:ascii="Myriad Pro" w:hAnsi="Myriad Pro"/>
          <w:sz w:val="22"/>
          <w:szCs w:val="22"/>
        </w:rPr>
        <w:t xml:space="preserve"> </w:t>
      </w:r>
    </w:p>
    <w:p w14:paraId="0C44B9A9" w14:textId="4A39F00C" w:rsidR="006F7E5E" w:rsidRPr="006F7E5E" w:rsidRDefault="00BE3DB7" w:rsidP="006F7E5E">
      <w:pPr>
        <w:pStyle w:val="Text"/>
        <w:rPr>
          <w:rFonts w:ascii="Myriad Pro" w:hAnsi="Myriad Pro"/>
          <w:sz w:val="22"/>
          <w:szCs w:val="22"/>
        </w:rPr>
      </w:pPr>
      <w:proofErr w:type="spellStart"/>
      <w:r>
        <w:rPr>
          <w:rFonts w:ascii="Myriad Pro" w:hAnsi="Myriad Pro"/>
          <w:sz w:val="22"/>
          <w:szCs w:val="22"/>
        </w:rPr>
        <w:t>Geosoft’s</w:t>
      </w:r>
      <w:proofErr w:type="spellEnd"/>
      <w:r w:rsidR="006F7E5E" w:rsidRPr="006F7E5E">
        <w:rPr>
          <w:rFonts w:ascii="Myriad Pro" w:hAnsi="Myriad Pro"/>
          <w:sz w:val="22"/>
          <w:szCs w:val="22"/>
        </w:rPr>
        <w:t xml:space="preserve"> module </w:t>
      </w:r>
      <w:r w:rsidR="006F7E5E" w:rsidRPr="00BE3DB7">
        <w:rPr>
          <w:rFonts w:ascii="Myriad Pro" w:hAnsi="Myriad Pro"/>
          <w:i/>
          <w:sz w:val="22"/>
          <w:szCs w:val="22"/>
        </w:rPr>
        <w:t>GM-SYS 3D</w:t>
      </w:r>
      <w:r w:rsidR="006F7E5E" w:rsidRPr="006F7E5E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>software</w:t>
      </w:r>
      <w:r w:rsidR="006F7E5E" w:rsidRPr="006F7E5E">
        <w:rPr>
          <w:rFonts w:ascii="Myriad Pro" w:hAnsi="Myriad Pro"/>
          <w:sz w:val="22"/>
          <w:szCs w:val="22"/>
        </w:rPr>
        <w:t xml:space="preserve"> is used to generate </w:t>
      </w:r>
      <w:r>
        <w:rPr>
          <w:rFonts w:ascii="Myriad Pro" w:hAnsi="Myriad Pro"/>
          <w:sz w:val="22"/>
          <w:szCs w:val="22"/>
        </w:rPr>
        <w:t xml:space="preserve">the </w:t>
      </w:r>
      <w:r w:rsidR="006F7E5E" w:rsidRPr="006F7E5E">
        <w:rPr>
          <w:rFonts w:ascii="Myriad Pro" w:hAnsi="Myriad Pro"/>
          <w:sz w:val="22"/>
          <w:szCs w:val="22"/>
        </w:rPr>
        <w:t>bathymetry models. Positions of ice surface and ice base in the modeled area are extracted from RES data. The bathymetry is known at constrained points through seismic</w:t>
      </w:r>
      <w:r w:rsidR="00F515C0">
        <w:rPr>
          <w:rFonts w:ascii="Myriad Pro" w:hAnsi="Myriad Pro"/>
          <w:sz w:val="22"/>
          <w:szCs w:val="22"/>
        </w:rPr>
        <w:t xml:space="preserve"> (</w:t>
      </w:r>
      <w:r w:rsidR="007B7C40">
        <w:rPr>
          <w:rFonts w:ascii="Myriad Pro" w:hAnsi="Myriad Pro"/>
          <w:sz w:val="22"/>
          <w:szCs w:val="22"/>
        </w:rPr>
        <w:t xml:space="preserve">Nøst, 2004, Smith et al., </w:t>
      </w:r>
      <w:del w:id="5" w:author="Microsoft Office User" w:date="2020-06-02T13:34:00Z">
        <w:r w:rsidR="007B7C40" w:rsidDel="001C39B2">
          <w:rPr>
            <w:rFonts w:ascii="Myriad Pro" w:hAnsi="Myriad Pro"/>
            <w:sz w:val="22"/>
            <w:szCs w:val="22"/>
          </w:rPr>
          <w:delText>2019</w:delText>
        </w:r>
      </w:del>
      <w:ins w:id="6" w:author="Microsoft Office User" w:date="2020-06-02T13:34:00Z">
        <w:r w:rsidR="001C39B2">
          <w:rPr>
            <w:rFonts w:ascii="Myriad Pro" w:hAnsi="Myriad Pro"/>
            <w:sz w:val="22"/>
            <w:szCs w:val="22"/>
          </w:rPr>
          <w:t>20</w:t>
        </w:r>
        <w:r w:rsidR="001C39B2">
          <w:rPr>
            <w:rFonts w:ascii="Myriad Pro" w:hAnsi="Myriad Pro"/>
            <w:sz w:val="22"/>
            <w:szCs w:val="22"/>
          </w:rPr>
          <w:t>20</w:t>
        </w:r>
      </w:ins>
      <w:r w:rsidR="00F515C0">
        <w:rPr>
          <w:rFonts w:ascii="Myriad Pro" w:hAnsi="Myriad Pro"/>
          <w:sz w:val="22"/>
          <w:szCs w:val="22"/>
        </w:rPr>
        <w:t>)</w:t>
      </w:r>
      <w:r w:rsidR="006F7E5E" w:rsidRPr="006F7E5E">
        <w:rPr>
          <w:rFonts w:ascii="Myriad Pro" w:hAnsi="Myriad Pro"/>
          <w:sz w:val="22"/>
          <w:szCs w:val="22"/>
        </w:rPr>
        <w:t xml:space="preserve">, </w:t>
      </w:r>
      <w:r w:rsidR="00BE7FD9">
        <w:rPr>
          <w:rFonts w:ascii="Myriad Pro" w:hAnsi="Myriad Pro"/>
          <w:sz w:val="22"/>
          <w:szCs w:val="22"/>
        </w:rPr>
        <w:t>multibeam</w:t>
      </w:r>
      <w:r w:rsidR="00BE7FD9" w:rsidRPr="006F7E5E">
        <w:rPr>
          <w:rFonts w:ascii="Myriad Pro" w:hAnsi="Myriad Pro"/>
          <w:sz w:val="22"/>
          <w:szCs w:val="22"/>
        </w:rPr>
        <w:t xml:space="preserve"> </w:t>
      </w:r>
      <w:r w:rsidR="006F7E5E" w:rsidRPr="006F7E5E">
        <w:rPr>
          <w:rFonts w:ascii="Myriad Pro" w:hAnsi="Myriad Pro"/>
          <w:sz w:val="22"/>
          <w:szCs w:val="22"/>
        </w:rPr>
        <w:t>and radar data in grounded areas (Figure 1b, 2c and 3</w:t>
      </w:r>
      <w:r w:rsidR="00117E19">
        <w:rPr>
          <w:rFonts w:ascii="Myriad Pro" w:hAnsi="Myriad Pro"/>
          <w:sz w:val="22"/>
          <w:szCs w:val="22"/>
        </w:rPr>
        <w:t>e</w:t>
      </w:r>
      <w:r w:rsidR="006F7E5E" w:rsidRPr="006F7E5E">
        <w:rPr>
          <w:rFonts w:ascii="Myriad Pro" w:hAnsi="Myriad Pro"/>
          <w:sz w:val="22"/>
          <w:szCs w:val="22"/>
        </w:rPr>
        <w:t xml:space="preserve">). We have assigned </w:t>
      </w:r>
      <w:r w:rsidR="009C6D49">
        <w:rPr>
          <w:rFonts w:ascii="Myriad Pro" w:hAnsi="Myriad Pro"/>
          <w:sz w:val="22"/>
          <w:szCs w:val="22"/>
        </w:rPr>
        <w:t xml:space="preserve">a model base of -10 km and </w:t>
      </w:r>
      <w:r w:rsidR="006F7E5E" w:rsidRPr="006F7E5E">
        <w:rPr>
          <w:rFonts w:ascii="Myriad Pro" w:hAnsi="Myriad Pro"/>
          <w:sz w:val="22"/>
          <w:szCs w:val="22"/>
        </w:rPr>
        <w:t>constant densities of 915 and 1030 kg/m</w:t>
      </w:r>
      <w:r w:rsidR="00117E19">
        <w:rPr>
          <w:rFonts w:ascii="Myriad Pro" w:hAnsi="Myriad Pro"/>
          <w:sz w:val="22"/>
          <w:szCs w:val="22"/>
          <w:vertAlign w:val="superscript"/>
        </w:rPr>
        <w:t>3</w:t>
      </w:r>
      <w:r w:rsidR="006F7E5E" w:rsidRPr="006F7E5E">
        <w:rPr>
          <w:rFonts w:ascii="Myriad Pro" w:hAnsi="Myriad Pro"/>
          <w:sz w:val="22"/>
          <w:szCs w:val="22"/>
        </w:rPr>
        <w:t xml:space="preserve"> for ice and water, respectively. A DC shift to the gravity anomaly data is applied using these constraints with a typical density value for the upper crust of 2670 kg/m</w:t>
      </w:r>
      <w:r w:rsidR="007B7C40">
        <w:rPr>
          <w:rFonts w:ascii="Myriad Pro" w:hAnsi="Myriad Pro"/>
          <w:sz w:val="22"/>
          <w:szCs w:val="22"/>
          <w:vertAlign w:val="superscript"/>
        </w:rPr>
        <w:t>3</w:t>
      </w:r>
      <w:r w:rsidR="006F7E5E" w:rsidRPr="006F7E5E">
        <w:rPr>
          <w:rFonts w:ascii="Myriad Pro" w:hAnsi="Myriad Pro"/>
          <w:sz w:val="22"/>
          <w:szCs w:val="22"/>
        </w:rPr>
        <w:t>. The remaining gravity residuals are used to calculate varying</w:t>
      </w:r>
      <w:r w:rsidR="00FC66EC">
        <w:rPr>
          <w:rFonts w:ascii="Myriad Pro" w:hAnsi="Myriad Pro"/>
          <w:sz w:val="22"/>
          <w:szCs w:val="22"/>
        </w:rPr>
        <w:t xml:space="preserve"> crustal</w:t>
      </w:r>
      <w:r w:rsidR="006F7E5E" w:rsidRPr="006F7E5E">
        <w:rPr>
          <w:rFonts w:ascii="Myriad Pro" w:hAnsi="Myriad Pro"/>
          <w:sz w:val="22"/>
          <w:szCs w:val="22"/>
        </w:rPr>
        <w:t xml:space="preserve"> densities at constraints, which are subsequently interpolated </w:t>
      </w:r>
      <w:r w:rsidR="0030710E">
        <w:rPr>
          <w:rFonts w:ascii="Myriad Pro" w:hAnsi="Myriad Pro"/>
          <w:sz w:val="22"/>
          <w:szCs w:val="22"/>
        </w:rPr>
        <w:t>across</w:t>
      </w:r>
      <w:r w:rsidR="006F7E5E" w:rsidRPr="006F7E5E">
        <w:rPr>
          <w:rFonts w:ascii="Myriad Pro" w:hAnsi="Myriad Pro"/>
          <w:sz w:val="22"/>
          <w:szCs w:val="22"/>
        </w:rPr>
        <w:t xml:space="preserve"> the whole model area</w:t>
      </w:r>
      <w:r w:rsidR="00E304F8">
        <w:rPr>
          <w:rFonts w:ascii="Myriad Pro" w:hAnsi="Myriad Pro"/>
          <w:sz w:val="22"/>
          <w:szCs w:val="22"/>
        </w:rPr>
        <w:t xml:space="preserve"> (Figure S2</w:t>
      </w:r>
      <w:r w:rsidR="00723992">
        <w:rPr>
          <w:rFonts w:ascii="Myriad Pro" w:hAnsi="Myriad Pro"/>
          <w:sz w:val="22"/>
          <w:szCs w:val="22"/>
        </w:rPr>
        <w:t>.</w:t>
      </w:r>
      <w:r w:rsidR="00BB34B9">
        <w:rPr>
          <w:rFonts w:ascii="Myriad Pro" w:hAnsi="Myriad Pro"/>
          <w:sz w:val="22"/>
          <w:szCs w:val="22"/>
        </w:rPr>
        <w:t>2</w:t>
      </w:r>
      <w:r w:rsidR="00E304F8">
        <w:rPr>
          <w:rFonts w:ascii="Myriad Pro" w:hAnsi="Myriad Pro"/>
          <w:sz w:val="22"/>
          <w:szCs w:val="22"/>
        </w:rPr>
        <w:t>)</w:t>
      </w:r>
      <w:r w:rsidR="006F7E5E" w:rsidRPr="006F7E5E">
        <w:rPr>
          <w:rFonts w:ascii="Myriad Pro" w:hAnsi="Myriad Pro"/>
          <w:sz w:val="22"/>
          <w:szCs w:val="22"/>
        </w:rPr>
        <w:t xml:space="preserve">. This approach appears reasonable where constraints are not further apart than </w:t>
      </w:r>
      <w:r w:rsidR="00465B6D">
        <w:rPr>
          <w:rFonts w:ascii="Myriad Pro" w:hAnsi="Myriad Pro"/>
          <w:sz w:val="22"/>
          <w:szCs w:val="22"/>
        </w:rPr>
        <w:t>15</w:t>
      </w:r>
      <w:r w:rsidR="006F7E5E" w:rsidRPr="006F7E5E">
        <w:rPr>
          <w:rFonts w:ascii="Myriad Pro" w:hAnsi="Myriad Pro"/>
          <w:sz w:val="22"/>
          <w:szCs w:val="22"/>
        </w:rPr>
        <w:t xml:space="preserve"> km.</w:t>
      </w:r>
      <w:r w:rsidR="00F20130">
        <w:rPr>
          <w:rFonts w:ascii="Myriad Pro" w:hAnsi="Myriad Pro"/>
          <w:sz w:val="22"/>
          <w:szCs w:val="22"/>
        </w:rPr>
        <w:t xml:space="preserve"> Using only every other reference point beneath </w:t>
      </w:r>
      <w:r w:rsidR="00C41D5D">
        <w:rPr>
          <w:rFonts w:ascii="Myriad Pro" w:hAnsi="Myriad Pro"/>
          <w:sz w:val="22"/>
          <w:szCs w:val="22"/>
        </w:rPr>
        <w:t xml:space="preserve">the </w:t>
      </w:r>
      <w:r w:rsidR="00F20130">
        <w:rPr>
          <w:rFonts w:ascii="Myriad Pro" w:hAnsi="Myriad Pro"/>
          <w:sz w:val="22"/>
          <w:szCs w:val="22"/>
        </w:rPr>
        <w:t>Fimbul</w:t>
      </w:r>
      <w:r w:rsidR="00C41D5D">
        <w:rPr>
          <w:rFonts w:ascii="Myriad Pro" w:hAnsi="Myriad Pro"/>
          <w:sz w:val="22"/>
          <w:szCs w:val="22"/>
        </w:rPr>
        <w:t xml:space="preserve"> Ice Shelf</w:t>
      </w:r>
      <w:r w:rsidR="00F20130">
        <w:rPr>
          <w:rFonts w:ascii="Myriad Pro" w:hAnsi="Myriad Pro"/>
          <w:sz w:val="22"/>
          <w:szCs w:val="22"/>
        </w:rPr>
        <w:t xml:space="preserve"> </w:t>
      </w:r>
      <w:r w:rsidR="00D24D2F">
        <w:rPr>
          <w:rFonts w:ascii="Myriad Pro" w:hAnsi="Myriad Pro"/>
          <w:sz w:val="22"/>
          <w:szCs w:val="22"/>
        </w:rPr>
        <w:t xml:space="preserve">during bathymetry modeling </w:t>
      </w:r>
      <w:r w:rsidR="00F20130">
        <w:rPr>
          <w:rFonts w:ascii="Myriad Pro" w:hAnsi="Myriad Pro"/>
          <w:sz w:val="22"/>
          <w:szCs w:val="22"/>
        </w:rPr>
        <w:t xml:space="preserve">(roughly equaling 30 km distance), resulted in uncertainties of up to +/-100 m at reference points not </w:t>
      </w:r>
      <w:r w:rsidR="00485A8E">
        <w:rPr>
          <w:rFonts w:ascii="Myriad Pro" w:hAnsi="Myriad Pro"/>
          <w:sz w:val="22"/>
          <w:szCs w:val="22"/>
        </w:rPr>
        <w:t xml:space="preserve">considered during the </w:t>
      </w:r>
      <w:r w:rsidR="00F20130">
        <w:rPr>
          <w:rFonts w:ascii="Myriad Pro" w:hAnsi="Myriad Pro"/>
          <w:sz w:val="22"/>
          <w:szCs w:val="22"/>
        </w:rPr>
        <w:t>modelling</w:t>
      </w:r>
      <w:r w:rsidR="00485A8E">
        <w:rPr>
          <w:rFonts w:ascii="Myriad Pro" w:hAnsi="Myriad Pro"/>
          <w:sz w:val="22"/>
          <w:szCs w:val="22"/>
        </w:rPr>
        <w:t xml:space="preserve"> process</w:t>
      </w:r>
      <w:r w:rsidR="00F20130">
        <w:rPr>
          <w:rFonts w:ascii="Myriad Pro" w:hAnsi="Myriad Pro"/>
          <w:sz w:val="22"/>
          <w:szCs w:val="22"/>
        </w:rPr>
        <w:t>.</w:t>
      </w:r>
      <w:r w:rsidR="006F7E5E" w:rsidRPr="006F7E5E">
        <w:rPr>
          <w:rFonts w:ascii="Myriad Pro" w:hAnsi="Myriad Pro"/>
          <w:sz w:val="22"/>
          <w:szCs w:val="22"/>
        </w:rPr>
        <w:t xml:space="preserve"> In areas with sparse or </w:t>
      </w:r>
      <w:r w:rsidR="006F7E5E" w:rsidRPr="006F7E5E">
        <w:rPr>
          <w:rFonts w:ascii="Myriad Pro" w:hAnsi="Myriad Pro"/>
          <w:sz w:val="22"/>
          <w:szCs w:val="22"/>
        </w:rPr>
        <w:lastRenderedPageBreak/>
        <w:t>no constraints (south and east of Fimbul, Jelbart and Vigrid ice shelves) density values are extrapolated using similarities in magnetic signatures of constrained areas</w:t>
      </w:r>
      <w:r w:rsidR="008730FF">
        <w:rPr>
          <w:rFonts w:ascii="Myriad Pro" w:hAnsi="Myriad Pro"/>
          <w:sz w:val="22"/>
          <w:szCs w:val="22"/>
        </w:rPr>
        <w:t>:</w:t>
      </w:r>
      <w:r w:rsidR="00A95EA7">
        <w:rPr>
          <w:rFonts w:ascii="Myriad Pro" w:hAnsi="Myriad Pro"/>
          <w:sz w:val="22"/>
          <w:szCs w:val="22"/>
        </w:rPr>
        <w:t xml:space="preserve"> Jurassic intrusions inferred from magnetic data correlate quite well with relatively high densities in constrained areas (Fig S2.</w:t>
      </w:r>
      <w:r w:rsidR="00BB34B9">
        <w:rPr>
          <w:rFonts w:ascii="Myriad Pro" w:hAnsi="Myriad Pro"/>
          <w:sz w:val="22"/>
          <w:szCs w:val="22"/>
        </w:rPr>
        <w:t>2</w:t>
      </w:r>
      <w:r w:rsidR="00A95EA7">
        <w:rPr>
          <w:rFonts w:ascii="Myriad Pro" w:hAnsi="Myriad Pro"/>
          <w:sz w:val="22"/>
          <w:szCs w:val="22"/>
        </w:rPr>
        <w:t>).</w:t>
      </w:r>
      <w:r w:rsidR="008730FF">
        <w:rPr>
          <w:rFonts w:ascii="Myriad Pro" w:hAnsi="Myriad Pro"/>
          <w:sz w:val="22"/>
          <w:szCs w:val="22"/>
        </w:rPr>
        <w:t xml:space="preserve"> </w:t>
      </w:r>
      <w:r w:rsidR="000D6EA1">
        <w:rPr>
          <w:rFonts w:ascii="Myriad Pro" w:hAnsi="Myriad Pro"/>
          <w:sz w:val="22"/>
          <w:szCs w:val="22"/>
        </w:rPr>
        <w:t>N</w:t>
      </w:r>
      <w:r w:rsidR="008730FF">
        <w:rPr>
          <w:rFonts w:ascii="Myriad Pro" w:hAnsi="Myriad Pro"/>
          <w:sz w:val="22"/>
          <w:szCs w:val="22"/>
        </w:rPr>
        <w:t>onmagnetic areas with magnetic anomalies around 0 nT show similar densities in constrained areas as well.</w:t>
      </w:r>
      <w:r w:rsidR="00EF145C">
        <w:rPr>
          <w:rFonts w:ascii="Myriad Pro" w:hAnsi="Myriad Pro"/>
          <w:sz w:val="22"/>
          <w:szCs w:val="22"/>
        </w:rPr>
        <w:t xml:space="preserve"> </w:t>
      </w:r>
      <w:r w:rsidR="00EF145C" w:rsidRPr="00272BF3">
        <w:rPr>
          <w:rFonts w:ascii="Myriad Pro" w:hAnsi="Myriad Pro"/>
          <w:sz w:val="22"/>
          <w:szCs w:val="22"/>
        </w:rPr>
        <w:t>The density model</w:t>
      </w:r>
      <w:r w:rsidR="00EF145C">
        <w:rPr>
          <w:rFonts w:ascii="Myriad Pro" w:hAnsi="Myriad Pro"/>
          <w:sz w:val="22"/>
          <w:szCs w:val="22"/>
        </w:rPr>
        <w:t>s</w:t>
      </w:r>
      <w:r w:rsidR="00EF145C" w:rsidRPr="00272BF3">
        <w:rPr>
          <w:rFonts w:ascii="Myriad Pro" w:hAnsi="Myriad Pro"/>
          <w:sz w:val="22"/>
          <w:szCs w:val="22"/>
        </w:rPr>
        <w:t xml:space="preserve"> work well within the context of forward modelling the bathymetries, but should not build the basis for a geological interpretation. A DC shift, directional and high-pass filters applied to the gravity data certainly eradicated sub-surface structures that are not represented in th</w:t>
      </w:r>
      <w:r w:rsidR="00EF145C">
        <w:rPr>
          <w:rFonts w:ascii="Myriad Pro" w:hAnsi="Myriad Pro"/>
          <w:sz w:val="22"/>
          <w:szCs w:val="22"/>
        </w:rPr>
        <w:t>e</w:t>
      </w:r>
      <w:r w:rsidR="00EF145C" w:rsidRPr="00272BF3">
        <w:rPr>
          <w:rFonts w:ascii="Myriad Pro" w:hAnsi="Myriad Pro"/>
          <w:sz w:val="22"/>
          <w:szCs w:val="22"/>
        </w:rPr>
        <w:t>s</w:t>
      </w:r>
      <w:r w:rsidR="00EF145C">
        <w:rPr>
          <w:rFonts w:ascii="Myriad Pro" w:hAnsi="Myriad Pro"/>
          <w:sz w:val="22"/>
          <w:szCs w:val="22"/>
        </w:rPr>
        <w:t>e</w:t>
      </w:r>
      <w:r w:rsidR="00EF145C" w:rsidRPr="00272BF3">
        <w:rPr>
          <w:rFonts w:ascii="Myriad Pro" w:hAnsi="Myriad Pro"/>
          <w:sz w:val="22"/>
          <w:szCs w:val="22"/>
        </w:rPr>
        <w:t xml:space="preserve"> density model</w:t>
      </w:r>
      <w:r w:rsidR="00EF145C">
        <w:rPr>
          <w:rFonts w:ascii="Myriad Pro" w:hAnsi="Myriad Pro"/>
          <w:sz w:val="22"/>
          <w:szCs w:val="22"/>
        </w:rPr>
        <w:t>s</w:t>
      </w:r>
      <w:r w:rsidR="00EF145C" w:rsidRPr="00272BF3">
        <w:rPr>
          <w:rFonts w:ascii="Myriad Pro" w:hAnsi="Myriad Pro"/>
          <w:sz w:val="22"/>
          <w:szCs w:val="22"/>
        </w:rPr>
        <w:t>. The main emphasis was to locate relative density changes within this area to allow fur a successful modeling process</w:t>
      </w:r>
      <w:r w:rsidR="00EF145C">
        <w:rPr>
          <w:rFonts w:ascii="Myriad Pro" w:hAnsi="Myriad Pro"/>
          <w:sz w:val="22"/>
          <w:szCs w:val="22"/>
        </w:rPr>
        <w:t>.</w:t>
      </w:r>
    </w:p>
    <w:p w14:paraId="43934BC1" w14:textId="711EFDE3" w:rsidR="006F7E5E" w:rsidRPr="006F7E5E" w:rsidRDefault="006F7E5E" w:rsidP="006F7E5E">
      <w:pPr>
        <w:pStyle w:val="Text"/>
        <w:rPr>
          <w:rFonts w:ascii="Myriad Pro" w:hAnsi="Myriad Pro"/>
          <w:sz w:val="22"/>
          <w:szCs w:val="22"/>
        </w:rPr>
      </w:pPr>
      <w:r w:rsidRPr="006F7E5E">
        <w:rPr>
          <w:rFonts w:ascii="Myriad Pro" w:hAnsi="Myriad Pro"/>
          <w:sz w:val="22"/>
          <w:szCs w:val="22"/>
        </w:rPr>
        <w:t xml:space="preserve">Estimated </w:t>
      </w:r>
      <w:r w:rsidR="0030710E">
        <w:rPr>
          <w:rFonts w:ascii="Myriad Pro" w:hAnsi="Myriad Pro"/>
          <w:sz w:val="22"/>
          <w:szCs w:val="22"/>
        </w:rPr>
        <w:t>e</w:t>
      </w:r>
      <w:r w:rsidRPr="006F7E5E">
        <w:rPr>
          <w:rFonts w:ascii="Myriad Pro" w:hAnsi="Myriad Pro"/>
          <w:sz w:val="22"/>
          <w:szCs w:val="22"/>
        </w:rPr>
        <w:t>rrors for</w:t>
      </w:r>
      <w:r w:rsidR="0030710E">
        <w:rPr>
          <w:rFonts w:ascii="Myriad Pro" w:hAnsi="Myriad Pro"/>
          <w:sz w:val="22"/>
          <w:szCs w:val="22"/>
        </w:rPr>
        <w:t xml:space="preserve"> the</w:t>
      </w:r>
      <w:r w:rsidRPr="006F7E5E">
        <w:rPr>
          <w:rFonts w:ascii="Myriad Pro" w:hAnsi="Myriad Pro"/>
          <w:sz w:val="22"/>
          <w:szCs w:val="22"/>
        </w:rPr>
        <w:t xml:space="preserve"> generated bathymetry models stem from instrumental inaccuracies and uncertainties within the </w:t>
      </w:r>
      <w:r w:rsidR="00734C86">
        <w:rPr>
          <w:rFonts w:ascii="Myriad Pro" w:hAnsi="Myriad Pro"/>
          <w:sz w:val="22"/>
          <w:szCs w:val="22"/>
        </w:rPr>
        <w:t>modeling</w:t>
      </w:r>
      <w:r w:rsidRPr="006F7E5E">
        <w:rPr>
          <w:rFonts w:ascii="Myriad Pro" w:hAnsi="Myriad Pro"/>
          <w:sz w:val="22"/>
          <w:szCs w:val="22"/>
        </w:rPr>
        <w:t xml:space="preserve"> process. Gravity data quality, ice thickness estimation errors, unconstrained geological variations and the difference from observed to calculated gravity anomalies are considered and result in error envelopes of ±175 m for the Ekström and Atka ice shelves</w:t>
      </w:r>
      <w:r w:rsidR="0011260B">
        <w:rPr>
          <w:rFonts w:ascii="Myriad Pro" w:hAnsi="Myriad Pro"/>
          <w:sz w:val="22"/>
          <w:szCs w:val="22"/>
        </w:rPr>
        <w:t>, ±225 m for the Jelbart Ice Shelf</w:t>
      </w:r>
      <w:r w:rsidRPr="006F7E5E">
        <w:rPr>
          <w:rFonts w:ascii="Myriad Pro" w:hAnsi="Myriad Pro"/>
          <w:sz w:val="22"/>
          <w:szCs w:val="22"/>
        </w:rPr>
        <w:t xml:space="preserve"> and ±210 m for the Fimbul and Vigrid ice shelves. </w:t>
      </w:r>
      <w:r w:rsidR="0030710E">
        <w:rPr>
          <w:rFonts w:ascii="Myriad Pro" w:hAnsi="Myriad Pro"/>
          <w:sz w:val="22"/>
          <w:szCs w:val="22"/>
        </w:rPr>
        <w:t xml:space="preserve">The following section considers the </w:t>
      </w:r>
      <w:r w:rsidRPr="006F7E5E">
        <w:rPr>
          <w:rFonts w:ascii="Myriad Pro" w:hAnsi="Myriad Pro"/>
          <w:sz w:val="22"/>
          <w:szCs w:val="22"/>
        </w:rPr>
        <w:t>error envelope i</w:t>
      </w:r>
      <w:r w:rsidR="0030710E">
        <w:rPr>
          <w:rFonts w:ascii="Myriad Pro" w:hAnsi="Myriad Pro"/>
          <w:sz w:val="22"/>
          <w:szCs w:val="22"/>
        </w:rPr>
        <w:t>n more detail</w:t>
      </w:r>
      <w:r w:rsidRPr="006F7E5E">
        <w:rPr>
          <w:rFonts w:ascii="Myriad Pro" w:hAnsi="Myriad Pro"/>
          <w:sz w:val="22"/>
          <w:szCs w:val="22"/>
        </w:rPr>
        <w:t>.</w:t>
      </w:r>
    </w:p>
    <w:p w14:paraId="19E5AA56" w14:textId="630D787F" w:rsidR="00D05218" w:rsidRPr="006F7E5E" w:rsidRDefault="00D05218" w:rsidP="006F7E5E">
      <w:pPr>
        <w:pStyle w:val="Text"/>
        <w:rPr>
          <w:rFonts w:ascii="Myriad Pro" w:hAnsi="Myriad Pro"/>
          <w:sz w:val="22"/>
          <w:szCs w:val="22"/>
        </w:rPr>
      </w:pPr>
    </w:p>
    <w:p w14:paraId="7F7A63E3" w14:textId="700A6DF6" w:rsidR="00CC6E3D" w:rsidRPr="005314B5" w:rsidRDefault="00D6282C" w:rsidP="006F7E5E">
      <w:pPr>
        <w:pStyle w:val="SMHeading"/>
        <w:ind w:firstLine="720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S</w:t>
      </w:r>
      <w:r w:rsidR="0033060A">
        <w:rPr>
          <w:rFonts w:ascii="Myriad Pro" w:hAnsi="Myriad Pro"/>
          <w:sz w:val="22"/>
          <w:szCs w:val="22"/>
        </w:rPr>
        <w:t>2</w:t>
      </w:r>
      <w:r w:rsidR="006F7E5E">
        <w:rPr>
          <w:rFonts w:ascii="Myriad Pro" w:hAnsi="Myriad Pro"/>
          <w:sz w:val="22"/>
          <w:szCs w:val="22"/>
        </w:rPr>
        <w:t>.</w:t>
      </w:r>
      <w:r w:rsidR="006F2C2B">
        <w:rPr>
          <w:rFonts w:ascii="Myriad Pro" w:hAnsi="Myriad Pro"/>
          <w:sz w:val="22"/>
          <w:szCs w:val="22"/>
        </w:rPr>
        <w:t>5</w:t>
      </w:r>
      <w:r w:rsidR="006F7E5E">
        <w:rPr>
          <w:rFonts w:ascii="Myriad Pro" w:hAnsi="Myriad Pro"/>
          <w:sz w:val="22"/>
          <w:szCs w:val="22"/>
        </w:rPr>
        <w:t xml:space="preserve"> </w:t>
      </w:r>
      <w:r w:rsidR="006933F0">
        <w:rPr>
          <w:rFonts w:ascii="Myriad Pro" w:hAnsi="Myriad Pro"/>
          <w:sz w:val="22"/>
          <w:szCs w:val="22"/>
        </w:rPr>
        <w:t>E</w:t>
      </w:r>
      <w:r w:rsidR="001F5516">
        <w:rPr>
          <w:rFonts w:ascii="Myriad Pro" w:hAnsi="Myriad Pro"/>
          <w:sz w:val="22"/>
          <w:szCs w:val="22"/>
        </w:rPr>
        <w:t xml:space="preserve">rror estimation </w:t>
      </w:r>
      <w:r w:rsidR="006F2C2B">
        <w:rPr>
          <w:rFonts w:ascii="Myriad Pro" w:hAnsi="Myriad Pro"/>
          <w:sz w:val="22"/>
          <w:szCs w:val="22"/>
        </w:rPr>
        <w:t>of</w:t>
      </w:r>
      <w:r w:rsidR="001F5516">
        <w:rPr>
          <w:rFonts w:ascii="Myriad Pro" w:hAnsi="Myriad Pro"/>
          <w:sz w:val="22"/>
          <w:szCs w:val="22"/>
        </w:rPr>
        <w:t xml:space="preserve"> 3D Model</w:t>
      </w:r>
      <w:r w:rsidR="007604B8">
        <w:rPr>
          <w:rFonts w:ascii="Myriad Pro" w:hAnsi="Myriad Pro"/>
          <w:sz w:val="22"/>
          <w:szCs w:val="22"/>
        </w:rPr>
        <w:t>s</w:t>
      </w:r>
    </w:p>
    <w:p w14:paraId="6120A22A" w14:textId="35F9DF44" w:rsidR="001F5516" w:rsidRDefault="001F5516" w:rsidP="001F5516">
      <w:pPr>
        <w:pStyle w:val="Text"/>
        <w:rPr>
          <w:rFonts w:ascii="Myriad Pro" w:hAnsi="Myriad Pro"/>
          <w:sz w:val="22"/>
          <w:szCs w:val="22"/>
        </w:rPr>
      </w:pPr>
      <w:r w:rsidRPr="001F5516">
        <w:rPr>
          <w:rFonts w:ascii="Myriad Pro" w:hAnsi="Myriad Pro"/>
          <w:sz w:val="22"/>
          <w:szCs w:val="22"/>
        </w:rPr>
        <w:t xml:space="preserve">The error envelope in generated bathymetry models arises from instrumental inaccuracies in data acquisition, limitations during data processing and uncertainties within the </w:t>
      </w:r>
      <w:r w:rsidR="00734C86">
        <w:rPr>
          <w:rFonts w:ascii="Myriad Pro" w:hAnsi="Myriad Pro"/>
          <w:sz w:val="22"/>
          <w:szCs w:val="22"/>
        </w:rPr>
        <w:t>modeling</w:t>
      </w:r>
      <w:r w:rsidRPr="001F5516">
        <w:rPr>
          <w:rFonts w:ascii="Myriad Pro" w:hAnsi="Myriad Pro"/>
          <w:sz w:val="22"/>
          <w:szCs w:val="22"/>
        </w:rPr>
        <w:t xml:space="preserve"> process. </w:t>
      </w:r>
      <w:r w:rsidR="00FC66EC">
        <w:rPr>
          <w:rFonts w:ascii="Myriad Pro" w:hAnsi="Myriad Pro"/>
          <w:sz w:val="22"/>
          <w:szCs w:val="22"/>
        </w:rPr>
        <w:t xml:space="preserve">Different data qualities </w:t>
      </w:r>
      <w:r w:rsidR="00360937">
        <w:rPr>
          <w:rFonts w:ascii="Myriad Pro" w:hAnsi="Myriad Pro"/>
          <w:sz w:val="22"/>
          <w:szCs w:val="22"/>
        </w:rPr>
        <w:t xml:space="preserve">suggest there should be contrasting </w:t>
      </w:r>
      <w:r w:rsidRPr="001F5516">
        <w:rPr>
          <w:rFonts w:ascii="Myriad Pro" w:hAnsi="Myriad Pro"/>
          <w:sz w:val="22"/>
          <w:szCs w:val="22"/>
        </w:rPr>
        <w:t>error estimates for the Ekström and Atka ice shelves (GT-2A)</w:t>
      </w:r>
      <w:r w:rsidR="00A82F3C">
        <w:rPr>
          <w:rFonts w:ascii="Myriad Pro" w:hAnsi="Myriad Pro"/>
          <w:sz w:val="22"/>
          <w:szCs w:val="22"/>
        </w:rPr>
        <w:t xml:space="preserve">, </w:t>
      </w:r>
      <w:r w:rsidRPr="001F5516">
        <w:rPr>
          <w:rFonts w:ascii="Myriad Pro" w:hAnsi="Myriad Pro"/>
          <w:sz w:val="22"/>
          <w:szCs w:val="22"/>
        </w:rPr>
        <w:t>the Jelbart</w:t>
      </w:r>
      <w:r w:rsidR="00A82F3C">
        <w:rPr>
          <w:rFonts w:ascii="Myriad Pro" w:hAnsi="Myriad Pro"/>
          <w:sz w:val="22"/>
          <w:szCs w:val="22"/>
        </w:rPr>
        <w:t xml:space="preserve"> </w:t>
      </w:r>
      <w:r w:rsidR="00D871E5">
        <w:rPr>
          <w:rFonts w:ascii="Myriad Pro" w:hAnsi="Myriad Pro"/>
          <w:sz w:val="22"/>
          <w:szCs w:val="22"/>
        </w:rPr>
        <w:t>I</w:t>
      </w:r>
      <w:r w:rsidR="00A82F3C">
        <w:rPr>
          <w:rFonts w:ascii="Myriad Pro" w:hAnsi="Myriad Pro"/>
          <w:sz w:val="22"/>
          <w:szCs w:val="22"/>
        </w:rPr>
        <w:t xml:space="preserve">ce </w:t>
      </w:r>
      <w:r w:rsidR="00D871E5">
        <w:rPr>
          <w:rFonts w:ascii="Myriad Pro" w:hAnsi="Myriad Pro"/>
          <w:sz w:val="22"/>
          <w:szCs w:val="22"/>
        </w:rPr>
        <w:t>S</w:t>
      </w:r>
      <w:r w:rsidR="00A82F3C">
        <w:rPr>
          <w:rFonts w:ascii="Myriad Pro" w:hAnsi="Myriad Pro"/>
          <w:sz w:val="22"/>
          <w:szCs w:val="22"/>
        </w:rPr>
        <w:t>helf (compilation of GT-2A and ZLS data)</w:t>
      </w:r>
      <w:r w:rsidRPr="001F5516">
        <w:rPr>
          <w:rFonts w:ascii="Myriad Pro" w:hAnsi="Myriad Pro"/>
          <w:sz w:val="22"/>
          <w:szCs w:val="22"/>
        </w:rPr>
        <w:t xml:space="preserve">, </w:t>
      </w:r>
      <w:r w:rsidR="00A82F3C">
        <w:rPr>
          <w:rFonts w:ascii="Myriad Pro" w:hAnsi="Myriad Pro"/>
          <w:sz w:val="22"/>
          <w:szCs w:val="22"/>
        </w:rPr>
        <w:t xml:space="preserve">and </w:t>
      </w:r>
      <w:r w:rsidRPr="001F5516">
        <w:rPr>
          <w:rFonts w:ascii="Myriad Pro" w:hAnsi="Myriad Pro"/>
          <w:sz w:val="22"/>
          <w:szCs w:val="22"/>
        </w:rPr>
        <w:t>Fimbul and Vigrid ice shelves (ZLS Ultrasys system).</w:t>
      </w:r>
      <w:r w:rsidR="008B44F0">
        <w:rPr>
          <w:rFonts w:ascii="Myriad Pro" w:hAnsi="Myriad Pro"/>
          <w:sz w:val="22"/>
          <w:szCs w:val="22"/>
        </w:rPr>
        <w:t xml:space="preserve"> </w:t>
      </w:r>
      <w:r w:rsidR="00360937">
        <w:rPr>
          <w:rFonts w:ascii="Myriad Pro" w:hAnsi="Myriad Pro"/>
          <w:sz w:val="22"/>
          <w:szCs w:val="22"/>
        </w:rPr>
        <w:t>Cross</w:t>
      </w:r>
      <w:r w:rsidR="008019D1">
        <w:rPr>
          <w:rFonts w:ascii="Myriad Pro" w:hAnsi="Myriad Pro"/>
          <w:sz w:val="22"/>
          <w:szCs w:val="22"/>
        </w:rPr>
        <w:t>over</w:t>
      </w:r>
      <w:r w:rsidR="00360937">
        <w:rPr>
          <w:rFonts w:ascii="Myriad Pro" w:hAnsi="Myriad Pro"/>
          <w:sz w:val="22"/>
          <w:szCs w:val="22"/>
        </w:rPr>
        <w:t xml:space="preserve"> errors give an indication of the meters’ performance under Antarctic field conditions. </w:t>
      </w:r>
      <w:r w:rsidR="003D1D16" w:rsidRPr="003D1D16">
        <w:rPr>
          <w:rFonts w:ascii="Myriad Pro" w:hAnsi="Myriad Pro"/>
          <w:sz w:val="22"/>
          <w:szCs w:val="22"/>
        </w:rPr>
        <w:t>Riedel et al.</w:t>
      </w:r>
      <w:r w:rsidR="0026276A">
        <w:rPr>
          <w:rFonts w:ascii="Myriad Pro" w:hAnsi="Myriad Pro"/>
          <w:sz w:val="22"/>
          <w:szCs w:val="22"/>
        </w:rPr>
        <w:t xml:space="preserve"> (</w:t>
      </w:r>
      <w:r w:rsidR="003D1D16" w:rsidRPr="003D1D16">
        <w:rPr>
          <w:rFonts w:ascii="Myriad Pro" w:hAnsi="Myriad Pro"/>
          <w:sz w:val="22"/>
          <w:szCs w:val="22"/>
        </w:rPr>
        <w:t>2012</w:t>
      </w:r>
      <w:r w:rsidR="0026276A">
        <w:rPr>
          <w:rFonts w:ascii="Myriad Pro" w:hAnsi="Myriad Pro"/>
          <w:sz w:val="22"/>
          <w:szCs w:val="22"/>
        </w:rPr>
        <w:t>)</w:t>
      </w:r>
      <w:r w:rsidR="003D1D16" w:rsidRPr="003D1D16">
        <w:rPr>
          <w:rFonts w:ascii="Myriad Pro" w:hAnsi="Myriad Pro"/>
          <w:sz w:val="22"/>
          <w:szCs w:val="22"/>
        </w:rPr>
        <w:t xml:space="preserve"> showed a </w:t>
      </w:r>
      <w:r w:rsidR="00E32151">
        <w:rPr>
          <w:rFonts w:ascii="Myriad Pro" w:hAnsi="Myriad Pro"/>
          <w:sz w:val="22"/>
          <w:szCs w:val="22"/>
        </w:rPr>
        <w:t>standard deviation</w:t>
      </w:r>
      <w:r w:rsidR="003D1D16" w:rsidRPr="003D1D16">
        <w:rPr>
          <w:rFonts w:ascii="Myriad Pro" w:hAnsi="Myriad Pro"/>
          <w:sz w:val="22"/>
          <w:szCs w:val="22"/>
        </w:rPr>
        <w:t xml:space="preserve"> </w:t>
      </w:r>
      <w:r w:rsidR="00CB122D">
        <w:rPr>
          <w:rFonts w:ascii="Myriad Pro" w:hAnsi="Myriad Pro"/>
          <w:sz w:val="22"/>
          <w:szCs w:val="22"/>
        </w:rPr>
        <w:t xml:space="preserve">(SD) </w:t>
      </w:r>
      <w:r w:rsidR="003D1D16" w:rsidRPr="003D1D16">
        <w:rPr>
          <w:rFonts w:ascii="Myriad Pro" w:hAnsi="Myriad Pro"/>
          <w:sz w:val="22"/>
          <w:szCs w:val="22"/>
        </w:rPr>
        <w:t xml:space="preserve">at intersections of </w:t>
      </w:r>
      <w:r w:rsidR="00E32151">
        <w:rPr>
          <w:rFonts w:ascii="Myriad Pro" w:hAnsi="Myriad Pro"/>
          <w:sz w:val="22"/>
          <w:szCs w:val="22"/>
        </w:rPr>
        <w:t>5.2</w:t>
      </w:r>
      <w:r w:rsidR="003D1D16" w:rsidRPr="003D1D16">
        <w:rPr>
          <w:rFonts w:ascii="Myriad Pro" w:hAnsi="Myriad Pro"/>
          <w:sz w:val="22"/>
          <w:szCs w:val="22"/>
        </w:rPr>
        <w:t xml:space="preserve"> mGal</w:t>
      </w:r>
      <w:r w:rsidR="003D1D16">
        <w:rPr>
          <w:rFonts w:ascii="Myriad Pro" w:hAnsi="Myriad Pro"/>
          <w:sz w:val="22"/>
          <w:szCs w:val="22"/>
        </w:rPr>
        <w:t xml:space="preserve"> in the gravity data </w:t>
      </w:r>
      <w:r w:rsidR="00A82F3C">
        <w:rPr>
          <w:rFonts w:ascii="Myriad Pro" w:hAnsi="Myriad Pro"/>
          <w:sz w:val="22"/>
          <w:szCs w:val="22"/>
        </w:rPr>
        <w:t>acquired with the ZLS Ultrasys system.</w:t>
      </w:r>
      <w:r w:rsidR="003D1D16">
        <w:rPr>
          <w:rFonts w:ascii="Myriad Pro" w:hAnsi="Myriad Pro"/>
          <w:sz w:val="22"/>
          <w:szCs w:val="22"/>
        </w:rPr>
        <w:t xml:space="preserve"> </w:t>
      </w:r>
      <w:r w:rsidR="003C3568">
        <w:rPr>
          <w:rFonts w:ascii="Myriad Pro" w:hAnsi="Myriad Pro"/>
          <w:sz w:val="22"/>
          <w:szCs w:val="22"/>
        </w:rPr>
        <w:t>For the GEA survey in 2015/2016 covering Ekström and Atka ice shelves, the standard deviation</w:t>
      </w:r>
      <w:r w:rsidR="00A82F3C">
        <w:rPr>
          <w:rFonts w:ascii="Myriad Pro" w:hAnsi="Myriad Pro"/>
          <w:sz w:val="22"/>
          <w:szCs w:val="22"/>
        </w:rPr>
        <w:t xml:space="preserve"> at intersections</w:t>
      </w:r>
      <w:r w:rsidR="003C3568">
        <w:rPr>
          <w:rFonts w:ascii="Myriad Pro" w:hAnsi="Myriad Pro"/>
          <w:sz w:val="22"/>
          <w:szCs w:val="22"/>
        </w:rPr>
        <w:t xml:space="preserve"> amounts to 2.4 mGal. </w:t>
      </w:r>
      <w:r w:rsidR="007C6BC0">
        <w:rPr>
          <w:rFonts w:ascii="Myriad Pro" w:hAnsi="Myriad Pro"/>
          <w:sz w:val="22"/>
          <w:szCs w:val="22"/>
        </w:rPr>
        <w:t>T</w:t>
      </w:r>
      <w:r w:rsidR="00046410">
        <w:rPr>
          <w:rFonts w:ascii="Myriad Pro" w:hAnsi="Myriad Pro"/>
          <w:sz w:val="22"/>
          <w:szCs w:val="22"/>
        </w:rPr>
        <w:t xml:space="preserve">he gravity data above </w:t>
      </w:r>
      <w:r w:rsidR="00C41D5D">
        <w:rPr>
          <w:rFonts w:ascii="Myriad Pro" w:hAnsi="Myriad Pro"/>
          <w:sz w:val="22"/>
          <w:szCs w:val="22"/>
        </w:rPr>
        <w:t xml:space="preserve">the </w:t>
      </w:r>
      <w:r w:rsidR="00046410">
        <w:rPr>
          <w:rFonts w:ascii="Myriad Pro" w:hAnsi="Myriad Pro"/>
          <w:sz w:val="22"/>
          <w:szCs w:val="22"/>
        </w:rPr>
        <w:t>Jelbart</w:t>
      </w:r>
      <w:r w:rsidR="00C41D5D">
        <w:rPr>
          <w:rFonts w:ascii="Myriad Pro" w:hAnsi="Myriad Pro"/>
          <w:sz w:val="22"/>
          <w:szCs w:val="22"/>
        </w:rPr>
        <w:t xml:space="preserve"> Ice Shelf</w:t>
      </w:r>
      <w:r w:rsidR="00046410">
        <w:rPr>
          <w:rFonts w:ascii="Myriad Pro" w:hAnsi="Myriad Pro"/>
          <w:sz w:val="22"/>
          <w:szCs w:val="22"/>
        </w:rPr>
        <w:t xml:space="preserve"> is a compilation of both data sets</w:t>
      </w:r>
      <w:r w:rsidR="007C6BC0">
        <w:rPr>
          <w:rFonts w:ascii="Myriad Pro" w:hAnsi="Myriad Pro"/>
          <w:sz w:val="22"/>
          <w:szCs w:val="22"/>
        </w:rPr>
        <w:t xml:space="preserve"> and owns a standard deviation of</w:t>
      </w:r>
      <w:r w:rsidR="00046410">
        <w:rPr>
          <w:rFonts w:ascii="Myriad Pro" w:hAnsi="Myriad Pro"/>
          <w:sz w:val="22"/>
          <w:szCs w:val="22"/>
        </w:rPr>
        <w:t xml:space="preserve"> 5.</w:t>
      </w:r>
      <w:r w:rsidR="007C6BC0">
        <w:rPr>
          <w:rFonts w:ascii="Myriad Pro" w:hAnsi="Myriad Pro"/>
          <w:sz w:val="22"/>
          <w:szCs w:val="22"/>
        </w:rPr>
        <w:t>8</w:t>
      </w:r>
      <w:r w:rsidR="00046410">
        <w:rPr>
          <w:rFonts w:ascii="Myriad Pro" w:hAnsi="Myriad Pro"/>
          <w:sz w:val="22"/>
          <w:szCs w:val="22"/>
        </w:rPr>
        <w:t xml:space="preserve"> mGal</w:t>
      </w:r>
      <w:r w:rsidR="007C6BC0">
        <w:rPr>
          <w:rFonts w:ascii="Myriad Pro" w:hAnsi="Myriad Pro"/>
          <w:sz w:val="22"/>
          <w:szCs w:val="22"/>
        </w:rPr>
        <w:t xml:space="preserve">. A higher standard deviation compared to the VISA dataset is most likely </w:t>
      </w:r>
      <w:r w:rsidR="005C3BF1">
        <w:rPr>
          <w:rFonts w:ascii="Myriad Pro" w:hAnsi="Myriad Pro"/>
          <w:sz w:val="22"/>
          <w:szCs w:val="22"/>
        </w:rPr>
        <w:t>due to</w:t>
      </w:r>
      <w:r w:rsidR="007C6BC0">
        <w:rPr>
          <w:rFonts w:ascii="Myriad Pro" w:hAnsi="Myriad Pro"/>
          <w:sz w:val="22"/>
          <w:szCs w:val="22"/>
        </w:rPr>
        <w:t xml:space="preserve"> differing along</w:t>
      </w:r>
      <w:r w:rsidR="00D1732C">
        <w:rPr>
          <w:rFonts w:ascii="Myriad Pro" w:hAnsi="Myriad Pro"/>
          <w:sz w:val="22"/>
          <w:szCs w:val="22"/>
        </w:rPr>
        <w:t>-</w:t>
      </w:r>
      <w:r w:rsidR="007C6BC0">
        <w:rPr>
          <w:rFonts w:ascii="Myriad Pro" w:hAnsi="Myriad Pro"/>
          <w:sz w:val="22"/>
          <w:szCs w:val="22"/>
        </w:rPr>
        <w:t>track resolutions</w:t>
      </w:r>
      <w:r w:rsidR="007951CC">
        <w:rPr>
          <w:rFonts w:ascii="Myriad Pro" w:hAnsi="Myriad Pro"/>
          <w:sz w:val="22"/>
          <w:szCs w:val="22"/>
        </w:rPr>
        <w:t xml:space="preserve"> of the two meters</w:t>
      </w:r>
      <w:r w:rsidR="005C3BF1">
        <w:rPr>
          <w:rFonts w:ascii="Myriad Pro" w:hAnsi="Myriad Pro"/>
          <w:sz w:val="22"/>
          <w:szCs w:val="22"/>
        </w:rPr>
        <w:t>, resulting in higher crossover erro</w:t>
      </w:r>
      <w:r w:rsidR="007951CC">
        <w:rPr>
          <w:rFonts w:ascii="Myriad Pro" w:hAnsi="Myriad Pro"/>
          <w:sz w:val="22"/>
          <w:szCs w:val="22"/>
        </w:rPr>
        <w:t>r</w:t>
      </w:r>
      <w:r w:rsidR="005C3BF1">
        <w:rPr>
          <w:rFonts w:ascii="Myriad Pro" w:hAnsi="Myriad Pro"/>
          <w:sz w:val="22"/>
          <w:szCs w:val="22"/>
        </w:rPr>
        <w:t>s, especially in regions with a high gravity gradient</w:t>
      </w:r>
      <w:r w:rsidR="00046410">
        <w:rPr>
          <w:rFonts w:ascii="Myriad Pro" w:hAnsi="Myriad Pro"/>
          <w:sz w:val="22"/>
          <w:szCs w:val="22"/>
        </w:rPr>
        <w:t xml:space="preserve">. </w:t>
      </w:r>
    </w:p>
    <w:p w14:paraId="6E92D3D4" w14:textId="51E09B4D" w:rsidR="00ED6F58" w:rsidRPr="001F5516" w:rsidRDefault="00B670D9" w:rsidP="001F5516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A</w:t>
      </w:r>
      <w:r w:rsidR="00682116">
        <w:rPr>
          <w:rFonts w:ascii="Myriad Pro" w:hAnsi="Myriad Pro"/>
          <w:sz w:val="22"/>
          <w:szCs w:val="22"/>
        </w:rPr>
        <w:t>long-track resolution</w:t>
      </w:r>
      <w:r>
        <w:rPr>
          <w:rFonts w:ascii="Myriad Pro" w:hAnsi="Myriad Pro"/>
          <w:sz w:val="22"/>
          <w:szCs w:val="22"/>
        </w:rPr>
        <w:t xml:space="preserve"> and line spacing are great indicators on how good the inversion can be at best, when compared to the actual bathymetry. Cross-track interpolation might induce gridding artefacts impairing generated bathymetry models and along-track resolution highly depends on acquisition parameters. Since the along track-resolution of GEA gravity data and VISA data are 3.5 km and 6.3 km with line spacings of 2 - 5 km and 5 - 10 km, respectively, the final bathymetry model will be supplied with a resolution of 5 x 5 km grid cells</w:t>
      </w:r>
      <w:r w:rsidR="00082DE3">
        <w:rPr>
          <w:rFonts w:ascii="Myriad Pro" w:hAnsi="Myriad Pro"/>
          <w:sz w:val="22"/>
          <w:szCs w:val="22"/>
        </w:rPr>
        <w:t xml:space="preserve"> as a representation on how good the generated bathymetry model can be.</w:t>
      </w:r>
    </w:p>
    <w:p w14:paraId="3BF9FD00" w14:textId="7E8B7EAC" w:rsidR="001F5516" w:rsidRPr="001F5516" w:rsidRDefault="00D314E2" w:rsidP="001F5516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Errors in </w:t>
      </w:r>
      <w:r w:rsidR="00FE6F4C">
        <w:rPr>
          <w:rFonts w:ascii="Myriad Pro" w:hAnsi="Myriad Pro"/>
          <w:sz w:val="22"/>
          <w:szCs w:val="22"/>
        </w:rPr>
        <w:t>i</w:t>
      </w:r>
      <w:r w:rsidR="001F5516" w:rsidRPr="001F5516">
        <w:rPr>
          <w:rFonts w:ascii="Myriad Pro" w:hAnsi="Myriad Pro"/>
          <w:sz w:val="22"/>
          <w:szCs w:val="22"/>
        </w:rPr>
        <w:t>ce thickness</w:t>
      </w:r>
      <w:r>
        <w:rPr>
          <w:rFonts w:ascii="Myriad Pro" w:hAnsi="Myriad Pro"/>
          <w:sz w:val="22"/>
          <w:szCs w:val="22"/>
        </w:rPr>
        <w:t>es</w:t>
      </w:r>
      <w:r w:rsidR="001F5516" w:rsidRPr="001F5516">
        <w:rPr>
          <w:rFonts w:ascii="Myriad Pro" w:hAnsi="Myriad Pro"/>
          <w:sz w:val="22"/>
          <w:szCs w:val="22"/>
        </w:rPr>
        <w:t xml:space="preserve"> estimat</w:t>
      </w:r>
      <w:r w:rsidR="00FE6F4C">
        <w:rPr>
          <w:rFonts w:ascii="Myriad Pro" w:hAnsi="Myriad Pro"/>
          <w:sz w:val="22"/>
          <w:szCs w:val="22"/>
        </w:rPr>
        <w:t>e</w:t>
      </w:r>
      <w:r>
        <w:rPr>
          <w:rFonts w:ascii="Myriad Pro" w:hAnsi="Myriad Pro"/>
          <w:sz w:val="22"/>
          <w:szCs w:val="22"/>
        </w:rPr>
        <w:t>d</w:t>
      </w:r>
      <w:r w:rsidR="00FE6F4C">
        <w:rPr>
          <w:rFonts w:ascii="Myriad Pro" w:hAnsi="Myriad Pro"/>
          <w:sz w:val="22"/>
          <w:szCs w:val="22"/>
        </w:rPr>
        <w:t xml:space="preserve"> from</w:t>
      </w:r>
      <w:r w:rsidR="001F5516" w:rsidRPr="001F5516">
        <w:rPr>
          <w:rFonts w:ascii="Myriad Pro" w:hAnsi="Myriad Pro"/>
          <w:sz w:val="22"/>
          <w:szCs w:val="22"/>
        </w:rPr>
        <w:t xml:space="preserve"> radio echo sounding data </w:t>
      </w:r>
      <w:r>
        <w:rPr>
          <w:rFonts w:ascii="Myriad Pro" w:hAnsi="Myriad Pro"/>
          <w:sz w:val="22"/>
          <w:szCs w:val="22"/>
        </w:rPr>
        <w:t>are</w:t>
      </w:r>
      <w:r w:rsidR="001F5516" w:rsidRPr="001F5516">
        <w:rPr>
          <w:rFonts w:ascii="Myriad Pro" w:hAnsi="Myriad Pro"/>
          <w:sz w:val="22"/>
          <w:szCs w:val="22"/>
        </w:rPr>
        <w:t xml:space="preserve"> ±20 m</w:t>
      </w:r>
      <w:r>
        <w:rPr>
          <w:rFonts w:ascii="Myriad Pro" w:hAnsi="Myriad Pro"/>
          <w:sz w:val="22"/>
          <w:szCs w:val="22"/>
        </w:rPr>
        <w:t>. These errors occur at points used for calibration of the gravity models and thus their effects have the potential to propagate widely within the resulting bathymetric models. T</w:t>
      </w:r>
      <w:r w:rsidR="001F5516" w:rsidRPr="001F5516">
        <w:rPr>
          <w:rFonts w:ascii="Myriad Pro" w:hAnsi="Myriad Pro"/>
          <w:sz w:val="22"/>
          <w:szCs w:val="22"/>
        </w:rPr>
        <w:t>he density contrast between ice and water (115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="001F5516" w:rsidRPr="001F5516">
        <w:rPr>
          <w:rFonts w:ascii="Myriad Pro" w:hAnsi="Myriad Pro"/>
          <w:sz w:val="22"/>
          <w:szCs w:val="22"/>
        </w:rPr>
        <w:t>) is significantly lower than the density contrast between water and the mean density of rock (1640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="001F5516" w:rsidRPr="001F5516">
        <w:rPr>
          <w:rFonts w:ascii="Myriad Pro" w:hAnsi="Myriad Pro"/>
          <w:sz w:val="22"/>
          <w:szCs w:val="22"/>
        </w:rPr>
        <w:t>)</w:t>
      </w:r>
      <w:r>
        <w:rPr>
          <w:rFonts w:ascii="Myriad Pro" w:hAnsi="Myriad Pro"/>
          <w:sz w:val="22"/>
          <w:szCs w:val="22"/>
        </w:rPr>
        <w:t xml:space="preserve"> so that, by careful choice of an equal mixture of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>calibration</w:t>
      </w:r>
      <w:r w:rsidR="001F5516" w:rsidRPr="001F5516">
        <w:rPr>
          <w:rFonts w:ascii="Myriad Pro" w:hAnsi="Myriad Pro"/>
          <w:sz w:val="22"/>
          <w:szCs w:val="22"/>
        </w:rPr>
        <w:t xml:space="preserve"> points in</w:t>
      </w:r>
      <w:r>
        <w:rPr>
          <w:rFonts w:ascii="Myriad Pro" w:hAnsi="Myriad Pro"/>
          <w:sz w:val="22"/>
          <w:szCs w:val="22"/>
        </w:rPr>
        <w:t xml:space="preserve"> both</w:t>
      </w:r>
      <w:r w:rsidR="001F5516" w:rsidRPr="001F5516">
        <w:rPr>
          <w:rFonts w:ascii="Myriad Pro" w:hAnsi="Myriad Pro"/>
          <w:sz w:val="22"/>
          <w:szCs w:val="22"/>
        </w:rPr>
        <w:t xml:space="preserve"> grounded and free</w:t>
      </w:r>
      <w:r>
        <w:rPr>
          <w:rFonts w:ascii="Myriad Pro" w:hAnsi="Myriad Pro"/>
          <w:sz w:val="22"/>
          <w:szCs w:val="22"/>
        </w:rPr>
        <w:t>-floating ice</w:t>
      </w:r>
      <w:r w:rsidR="001F5516" w:rsidRPr="001F5516">
        <w:rPr>
          <w:rFonts w:ascii="Myriad Pro" w:hAnsi="Myriad Pro"/>
          <w:sz w:val="22"/>
          <w:szCs w:val="22"/>
        </w:rPr>
        <w:t xml:space="preserve">, </w:t>
      </w:r>
      <w:r>
        <w:rPr>
          <w:rFonts w:ascii="Myriad Pro" w:hAnsi="Myriad Pro"/>
          <w:sz w:val="22"/>
          <w:szCs w:val="22"/>
        </w:rPr>
        <w:t xml:space="preserve">RES-based </w:t>
      </w:r>
      <w:r w:rsidR="001F5516" w:rsidRPr="001F5516">
        <w:rPr>
          <w:rFonts w:ascii="Myriad Pro" w:hAnsi="Myriad Pro"/>
          <w:sz w:val="22"/>
          <w:szCs w:val="22"/>
        </w:rPr>
        <w:t xml:space="preserve">ice thickness </w:t>
      </w:r>
      <w:r>
        <w:rPr>
          <w:rFonts w:ascii="Myriad Pro" w:hAnsi="Myriad Pro"/>
          <w:sz w:val="22"/>
          <w:szCs w:val="22"/>
        </w:rPr>
        <w:t>errors</w:t>
      </w:r>
      <w:r w:rsidR="001F5516" w:rsidRPr="001F5516">
        <w:rPr>
          <w:rFonts w:ascii="Myriad Pro" w:hAnsi="Myriad Pro"/>
          <w:sz w:val="22"/>
          <w:szCs w:val="22"/>
        </w:rPr>
        <w:t xml:space="preserve"> translate to about ±10 m </w:t>
      </w:r>
      <w:r>
        <w:rPr>
          <w:rFonts w:ascii="Myriad Pro" w:hAnsi="Myriad Pro"/>
          <w:sz w:val="22"/>
          <w:szCs w:val="22"/>
        </w:rPr>
        <w:t xml:space="preserve">uncertainty </w:t>
      </w:r>
      <w:r w:rsidR="001F5516" w:rsidRPr="001F5516">
        <w:rPr>
          <w:rFonts w:ascii="Myriad Pro" w:hAnsi="Myriad Pro"/>
          <w:sz w:val="22"/>
          <w:szCs w:val="22"/>
        </w:rPr>
        <w:t>in the final bathymetry model.</w:t>
      </w:r>
    </w:p>
    <w:p w14:paraId="006BB761" w14:textId="16CA21F6" w:rsidR="001F5516" w:rsidRPr="001F5516" w:rsidRDefault="00D314E2" w:rsidP="001F5516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lastRenderedPageBreak/>
        <w:t>Further m</w:t>
      </w:r>
      <w:r w:rsidR="001F5516" w:rsidRPr="001F5516">
        <w:rPr>
          <w:rFonts w:ascii="Myriad Pro" w:hAnsi="Myriad Pro"/>
          <w:sz w:val="22"/>
          <w:szCs w:val="22"/>
        </w:rPr>
        <w:t>odel uncertainties</w:t>
      </w:r>
      <w:r>
        <w:rPr>
          <w:rFonts w:ascii="Myriad Pro" w:hAnsi="Myriad Pro"/>
          <w:sz w:val="22"/>
          <w:szCs w:val="22"/>
        </w:rPr>
        <w:t xml:space="preserve"> may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>arise from unrecognized</w:t>
      </w:r>
      <w:r w:rsidR="001F5516" w:rsidRPr="001F5516">
        <w:rPr>
          <w:rFonts w:ascii="Myriad Pro" w:hAnsi="Myriad Pro"/>
          <w:sz w:val="22"/>
          <w:szCs w:val="22"/>
        </w:rPr>
        <w:t xml:space="preserve"> geological variations</w:t>
      </w:r>
      <w:r>
        <w:rPr>
          <w:rFonts w:ascii="Myriad Pro" w:hAnsi="Myriad Pro"/>
          <w:sz w:val="22"/>
          <w:szCs w:val="22"/>
        </w:rPr>
        <w:t>.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 w:rsidR="00C6519A">
        <w:rPr>
          <w:rFonts w:ascii="Myriad Pro" w:hAnsi="Myriad Pro"/>
          <w:sz w:val="22"/>
          <w:szCs w:val="22"/>
        </w:rPr>
        <w:t>W</w:t>
      </w:r>
      <w:r w:rsidR="001F5516" w:rsidRPr="001F5516">
        <w:rPr>
          <w:rFonts w:ascii="Myriad Pro" w:hAnsi="Myriad Pro"/>
          <w:sz w:val="22"/>
          <w:szCs w:val="22"/>
        </w:rPr>
        <w:t>e relied on magnetic data to make assumptions about geologic variations</w:t>
      </w:r>
      <w:r w:rsidR="00C6519A">
        <w:rPr>
          <w:rFonts w:ascii="Myriad Pro" w:hAnsi="Myriad Pro"/>
          <w:sz w:val="22"/>
          <w:szCs w:val="22"/>
        </w:rPr>
        <w:t xml:space="preserve"> and take account of them</w:t>
      </w:r>
      <w:r>
        <w:rPr>
          <w:rFonts w:ascii="Myriad Pro" w:hAnsi="Myriad Pro"/>
          <w:sz w:val="22"/>
          <w:szCs w:val="22"/>
        </w:rPr>
        <w:t>, but some variability is certain to persist</w:t>
      </w:r>
      <w:r w:rsidR="001F5516" w:rsidRPr="001F5516">
        <w:rPr>
          <w:rFonts w:ascii="Myriad Pro" w:hAnsi="Myriad Pro"/>
          <w:sz w:val="22"/>
          <w:szCs w:val="22"/>
        </w:rPr>
        <w:t>.</w:t>
      </w:r>
      <w:r w:rsidR="00C6519A">
        <w:rPr>
          <w:rFonts w:ascii="Myriad Pro" w:hAnsi="Myriad Pro"/>
          <w:sz w:val="22"/>
          <w:szCs w:val="22"/>
        </w:rPr>
        <w:t xml:space="preserve"> We account for this in our</w:t>
      </w:r>
      <w:r w:rsidR="001F5516" w:rsidRPr="001F5516">
        <w:rPr>
          <w:rFonts w:ascii="Myriad Pro" w:hAnsi="Myriad Pro"/>
          <w:sz w:val="22"/>
          <w:szCs w:val="22"/>
        </w:rPr>
        <w:t xml:space="preserve"> error envelope </w:t>
      </w:r>
      <w:r w:rsidR="00C6519A">
        <w:rPr>
          <w:rFonts w:ascii="Myriad Pro" w:hAnsi="Myriad Pro"/>
          <w:sz w:val="22"/>
          <w:szCs w:val="22"/>
        </w:rPr>
        <w:t xml:space="preserve">by assuming the presence of residual </w:t>
      </w:r>
      <w:r w:rsidR="001F5516" w:rsidRPr="001F5516">
        <w:rPr>
          <w:rFonts w:ascii="Myriad Pro" w:hAnsi="Myriad Pro"/>
          <w:sz w:val="22"/>
          <w:szCs w:val="22"/>
        </w:rPr>
        <w:t>density contrasts of +/- 100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="00CD7B0E">
        <w:rPr>
          <w:rFonts w:ascii="Myriad Pro" w:hAnsi="Myriad Pro"/>
          <w:sz w:val="22"/>
          <w:szCs w:val="22"/>
        </w:rPr>
        <w:t xml:space="preserve"> </w:t>
      </w:r>
      <w:r w:rsidR="000E7CED">
        <w:rPr>
          <w:rFonts w:ascii="Myriad Pro" w:hAnsi="Myriad Pro"/>
          <w:sz w:val="22"/>
          <w:szCs w:val="22"/>
        </w:rPr>
        <w:t>compared to the</w:t>
      </w:r>
      <w:r w:rsidR="00D1732C">
        <w:rPr>
          <w:rFonts w:ascii="Myriad Pro" w:hAnsi="Myriad Pro"/>
          <w:sz w:val="22"/>
          <w:szCs w:val="22"/>
        </w:rPr>
        <w:t xml:space="preserve"> generated</w:t>
      </w:r>
      <w:r w:rsidR="000E7CED">
        <w:rPr>
          <w:rFonts w:ascii="Myriad Pro" w:hAnsi="Myriad Pro"/>
          <w:sz w:val="22"/>
          <w:szCs w:val="22"/>
        </w:rPr>
        <w:t xml:space="preserve"> density model.</w:t>
      </w:r>
      <w:r w:rsidR="001F5516" w:rsidRPr="001F5516">
        <w:rPr>
          <w:rFonts w:ascii="Myriad Pro" w:hAnsi="Myriad Pro"/>
          <w:sz w:val="22"/>
          <w:szCs w:val="22"/>
        </w:rPr>
        <w:t xml:space="preserve"> Changing densities by this factor in areas with various depths led to mean gravity residuals of 9 mGal.</w:t>
      </w:r>
      <w:r w:rsidR="00C6519A">
        <w:rPr>
          <w:rFonts w:ascii="Myriad Pro" w:hAnsi="Myriad Pro"/>
          <w:sz w:val="22"/>
          <w:szCs w:val="22"/>
        </w:rPr>
        <w:t xml:space="preserve"> </w:t>
      </w:r>
    </w:p>
    <w:p w14:paraId="3F66B791" w14:textId="2E734FCE" w:rsidR="001F5516" w:rsidRPr="001F5516" w:rsidRDefault="00C6519A" w:rsidP="001F5516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The availability of s</w:t>
      </w:r>
      <w:r w:rsidR="001F5516" w:rsidRPr="001F5516">
        <w:rPr>
          <w:rFonts w:ascii="Myriad Pro" w:hAnsi="Myriad Pro"/>
          <w:sz w:val="22"/>
          <w:szCs w:val="22"/>
        </w:rPr>
        <w:t>eismic reference points</w:t>
      </w:r>
      <w:r>
        <w:rPr>
          <w:rFonts w:ascii="Myriad Pro" w:hAnsi="Myriad Pro"/>
          <w:sz w:val="22"/>
          <w:szCs w:val="22"/>
        </w:rPr>
        <w:t xml:space="preserve"> </w:t>
      </w:r>
      <w:r w:rsidR="001F5516" w:rsidRPr="001F5516">
        <w:rPr>
          <w:rFonts w:ascii="Myriad Pro" w:hAnsi="Myriad Pro"/>
          <w:sz w:val="22"/>
          <w:szCs w:val="22"/>
        </w:rPr>
        <w:t>improve</w:t>
      </w:r>
      <w:r>
        <w:rPr>
          <w:rFonts w:ascii="Myriad Pro" w:hAnsi="Myriad Pro"/>
          <w:sz w:val="22"/>
          <w:szCs w:val="22"/>
        </w:rPr>
        <w:t>s</w:t>
      </w:r>
      <w:r w:rsidR="001F5516" w:rsidRPr="001F5516">
        <w:rPr>
          <w:rFonts w:ascii="Myriad Pro" w:hAnsi="Myriad Pro"/>
          <w:sz w:val="22"/>
          <w:szCs w:val="22"/>
        </w:rPr>
        <w:t xml:space="preserve"> the </w:t>
      </w:r>
      <w:r>
        <w:rPr>
          <w:rFonts w:ascii="Myriad Pro" w:hAnsi="Myriad Pro"/>
          <w:sz w:val="22"/>
          <w:szCs w:val="22"/>
        </w:rPr>
        <w:t xml:space="preserve">reliability of </w:t>
      </w:r>
      <w:r w:rsidR="001F5516" w:rsidRPr="001F5516">
        <w:rPr>
          <w:rFonts w:ascii="Myriad Pro" w:hAnsi="Myriad Pro"/>
          <w:sz w:val="22"/>
          <w:szCs w:val="22"/>
        </w:rPr>
        <w:t>bathymetr</w:t>
      </w:r>
      <w:r>
        <w:rPr>
          <w:rFonts w:ascii="Myriad Pro" w:hAnsi="Myriad Pro"/>
          <w:sz w:val="22"/>
          <w:szCs w:val="22"/>
        </w:rPr>
        <w:t>ic</w:t>
      </w:r>
      <w:r w:rsidR="001F5516" w:rsidRPr="001F5516">
        <w:rPr>
          <w:rFonts w:ascii="Myriad Pro" w:hAnsi="Myriad Pro"/>
          <w:sz w:val="22"/>
          <w:szCs w:val="22"/>
        </w:rPr>
        <w:t xml:space="preserve"> models significantly. Smith et al. (</w:t>
      </w:r>
      <w:r w:rsidR="007B7C40">
        <w:rPr>
          <w:rFonts w:ascii="Myriad Pro" w:hAnsi="Myriad Pro"/>
          <w:sz w:val="22"/>
          <w:szCs w:val="22"/>
        </w:rPr>
        <w:t>20</w:t>
      </w:r>
      <w:ins w:id="7" w:author="Microsoft Office User" w:date="2020-06-02T13:38:00Z">
        <w:r w:rsidR="00BF736B">
          <w:rPr>
            <w:rFonts w:ascii="Myriad Pro" w:hAnsi="Myriad Pro"/>
            <w:sz w:val="22"/>
            <w:szCs w:val="22"/>
          </w:rPr>
          <w:t>20</w:t>
        </w:r>
      </w:ins>
      <w:del w:id="8" w:author="Microsoft Office User" w:date="2020-06-02T13:38:00Z">
        <w:r w:rsidR="007B7C40" w:rsidDel="00BF736B">
          <w:rPr>
            <w:rFonts w:ascii="Myriad Pro" w:hAnsi="Myriad Pro"/>
            <w:sz w:val="22"/>
            <w:szCs w:val="22"/>
          </w:rPr>
          <w:delText>19</w:delText>
        </w:r>
      </w:del>
      <w:r w:rsidR="001F5516" w:rsidRPr="001F5516">
        <w:rPr>
          <w:rFonts w:ascii="Myriad Pro" w:hAnsi="Myriad Pro"/>
          <w:sz w:val="22"/>
          <w:szCs w:val="22"/>
        </w:rPr>
        <w:t>) estimat</w:t>
      </w:r>
      <w:r>
        <w:rPr>
          <w:rFonts w:ascii="Myriad Pro" w:hAnsi="Myriad Pro"/>
          <w:sz w:val="22"/>
          <w:szCs w:val="22"/>
        </w:rPr>
        <w:t>e errors</w:t>
      </w:r>
      <w:r w:rsidR="001F5516" w:rsidRPr="001F5516">
        <w:rPr>
          <w:rFonts w:ascii="Myriad Pro" w:hAnsi="Myriad Pro"/>
          <w:sz w:val="22"/>
          <w:szCs w:val="22"/>
        </w:rPr>
        <w:t xml:space="preserve"> of </w:t>
      </w:r>
      <w:r w:rsidR="00577EA2">
        <w:rPr>
          <w:rFonts w:ascii="Myriad Pro" w:hAnsi="Myriad Pro"/>
          <w:sz w:val="22"/>
          <w:szCs w:val="22"/>
        </w:rPr>
        <w:t xml:space="preserve">about </w:t>
      </w:r>
      <w:r w:rsidR="001F5516" w:rsidRPr="001F5516">
        <w:rPr>
          <w:rFonts w:ascii="Myriad Pro" w:hAnsi="Myriad Pro"/>
          <w:sz w:val="22"/>
          <w:szCs w:val="22"/>
        </w:rPr>
        <w:t>±</w:t>
      </w:r>
      <w:r w:rsidR="005A7ABB">
        <w:rPr>
          <w:rFonts w:ascii="Myriad Pro" w:hAnsi="Myriad Pro"/>
          <w:sz w:val="22"/>
          <w:szCs w:val="22"/>
        </w:rPr>
        <w:t>35</w:t>
      </w:r>
      <w:r w:rsidR="001F5516" w:rsidRPr="001F5516">
        <w:rPr>
          <w:rFonts w:ascii="Myriad Pro" w:hAnsi="Myriad Pro"/>
          <w:sz w:val="22"/>
          <w:szCs w:val="22"/>
        </w:rPr>
        <w:t xml:space="preserve"> m </w:t>
      </w:r>
      <w:r>
        <w:rPr>
          <w:rFonts w:ascii="Myriad Pro" w:hAnsi="Myriad Pro"/>
          <w:sz w:val="22"/>
          <w:szCs w:val="22"/>
        </w:rPr>
        <w:t>in their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 xml:space="preserve">seismically-determined </w:t>
      </w:r>
      <w:r w:rsidR="001F5516" w:rsidRPr="001F5516">
        <w:rPr>
          <w:rFonts w:ascii="Myriad Pro" w:hAnsi="Myriad Pro"/>
          <w:sz w:val="22"/>
          <w:szCs w:val="22"/>
        </w:rPr>
        <w:t>bathymetr</w:t>
      </w:r>
      <w:r>
        <w:rPr>
          <w:rFonts w:ascii="Myriad Pro" w:hAnsi="Myriad Pro"/>
          <w:sz w:val="22"/>
          <w:szCs w:val="22"/>
        </w:rPr>
        <w:t>y</w:t>
      </w:r>
      <w:r w:rsidR="001F5516" w:rsidRPr="001F5516">
        <w:rPr>
          <w:rFonts w:ascii="Myriad Pro" w:hAnsi="Myriad Pro"/>
          <w:sz w:val="22"/>
          <w:szCs w:val="22"/>
        </w:rPr>
        <w:t xml:space="preserve"> beneath the Ekström </w:t>
      </w:r>
      <w:r w:rsidR="00D871E5">
        <w:rPr>
          <w:rFonts w:ascii="Myriad Pro" w:hAnsi="Myriad Pro"/>
          <w:sz w:val="22"/>
          <w:szCs w:val="22"/>
        </w:rPr>
        <w:t>I</w:t>
      </w:r>
      <w:r w:rsidR="001F5516" w:rsidRPr="001F5516">
        <w:rPr>
          <w:rFonts w:ascii="Myriad Pro" w:hAnsi="Myriad Pro"/>
          <w:sz w:val="22"/>
          <w:szCs w:val="22"/>
        </w:rPr>
        <w:t xml:space="preserve">ce </w:t>
      </w:r>
      <w:r w:rsidR="00D871E5">
        <w:rPr>
          <w:rFonts w:ascii="Myriad Pro" w:hAnsi="Myriad Pro"/>
          <w:sz w:val="22"/>
          <w:szCs w:val="22"/>
        </w:rPr>
        <w:t>S</w:t>
      </w:r>
      <w:r w:rsidR="001F5516" w:rsidRPr="001F5516">
        <w:rPr>
          <w:rFonts w:ascii="Myriad Pro" w:hAnsi="Myriad Pro"/>
          <w:sz w:val="22"/>
          <w:szCs w:val="22"/>
        </w:rPr>
        <w:t>helf</w:t>
      </w:r>
      <w:r>
        <w:rPr>
          <w:rFonts w:ascii="Myriad Pro" w:hAnsi="Myriad Pro"/>
          <w:sz w:val="22"/>
          <w:szCs w:val="22"/>
        </w:rPr>
        <w:t>.</w:t>
      </w:r>
      <w:r w:rsidR="001F5516" w:rsidRPr="001F5516">
        <w:rPr>
          <w:rFonts w:ascii="Myriad Pro" w:hAnsi="Myriad Pro"/>
          <w:sz w:val="22"/>
          <w:szCs w:val="22"/>
        </w:rPr>
        <w:t xml:space="preserve"> N</w:t>
      </w:r>
      <w:r w:rsidR="0026276A" w:rsidRPr="0026276A">
        <w:rPr>
          <w:rFonts w:ascii="Myriad Pro" w:hAnsi="Myriad Pro"/>
          <w:sz w:val="22"/>
          <w:szCs w:val="22"/>
        </w:rPr>
        <w:t>ø</w:t>
      </w:r>
      <w:r w:rsidR="001F5516" w:rsidRPr="001F5516">
        <w:rPr>
          <w:rFonts w:ascii="Myriad Pro" w:hAnsi="Myriad Pro"/>
          <w:sz w:val="22"/>
          <w:szCs w:val="22"/>
        </w:rPr>
        <w:t xml:space="preserve">st (2004) </w:t>
      </w:r>
      <w:r>
        <w:rPr>
          <w:rFonts w:ascii="Myriad Pro" w:hAnsi="Myriad Pro"/>
          <w:sz w:val="22"/>
          <w:szCs w:val="22"/>
        </w:rPr>
        <w:t xml:space="preserve">estimated </w:t>
      </w:r>
      <w:r w:rsidR="001F5516" w:rsidRPr="001F5516">
        <w:rPr>
          <w:rFonts w:ascii="Myriad Pro" w:hAnsi="Myriad Pro"/>
          <w:sz w:val="22"/>
          <w:szCs w:val="22"/>
        </w:rPr>
        <w:t xml:space="preserve">an envelope of ±70 m for the bedrock elevation beneath the Fimbul </w:t>
      </w:r>
      <w:r w:rsidR="00D871E5">
        <w:rPr>
          <w:rFonts w:ascii="Myriad Pro" w:hAnsi="Myriad Pro"/>
          <w:sz w:val="22"/>
          <w:szCs w:val="22"/>
        </w:rPr>
        <w:t>I</w:t>
      </w:r>
      <w:r w:rsidR="001F5516" w:rsidRPr="001F5516">
        <w:rPr>
          <w:rFonts w:ascii="Myriad Pro" w:hAnsi="Myriad Pro"/>
          <w:sz w:val="22"/>
          <w:szCs w:val="22"/>
        </w:rPr>
        <w:t xml:space="preserve">ce </w:t>
      </w:r>
      <w:r w:rsidR="00D871E5">
        <w:rPr>
          <w:rFonts w:ascii="Myriad Pro" w:hAnsi="Myriad Pro"/>
          <w:sz w:val="22"/>
          <w:szCs w:val="22"/>
        </w:rPr>
        <w:t>S</w:t>
      </w:r>
      <w:r w:rsidR="001F5516" w:rsidRPr="001F5516">
        <w:rPr>
          <w:rFonts w:ascii="Myriad Pro" w:hAnsi="Myriad Pro"/>
          <w:sz w:val="22"/>
          <w:szCs w:val="22"/>
        </w:rPr>
        <w:t xml:space="preserve">helf. Only </w:t>
      </w:r>
      <w:r w:rsidR="007951CC">
        <w:rPr>
          <w:rFonts w:ascii="Myriad Pro" w:hAnsi="Myriad Pro"/>
          <w:sz w:val="22"/>
          <w:szCs w:val="22"/>
        </w:rPr>
        <w:t xml:space="preserve">the </w:t>
      </w:r>
      <w:r w:rsidR="001F5516" w:rsidRPr="001F5516">
        <w:rPr>
          <w:rFonts w:ascii="Myriad Pro" w:hAnsi="Myriad Pro"/>
          <w:sz w:val="22"/>
          <w:szCs w:val="22"/>
        </w:rPr>
        <w:t xml:space="preserve">stations of seismic point reflection data are used, where a clear ice base and seabed has been identified to limit inaccuracies inflicted in these seismic references. While </w:t>
      </w:r>
      <w:r w:rsidR="00734C86">
        <w:rPr>
          <w:rFonts w:ascii="Myriad Pro" w:hAnsi="Myriad Pro"/>
          <w:sz w:val="22"/>
          <w:szCs w:val="22"/>
        </w:rPr>
        <w:t>modeling</w:t>
      </w:r>
      <w:r w:rsidR="001F5516" w:rsidRPr="001F5516">
        <w:rPr>
          <w:rFonts w:ascii="Myriad Pro" w:hAnsi="Myriad Pro"/>
          <w:sz w:val="22"/>
          <w:szCs w:val="22"/>
        </w:rPr>
        <w:t xml:space="preserve">, </w:t>
      </w:r>
      <w:r w:rsidR="00F30E26">
        <w:rPr>
          <w:rFonts w:ascii="Myriad Pro" w:hAnsi="Myriad Pro"/>
          <w:sz w:val="22"/>
          <w:szCs w:val="22"/>
        </w:rPr>
        <w:t xml:space="preserve">depth </w:t>
      </w:r>
      <w:r w:rsidR="001F5516" w:rsidRPr="001F5516">
        <w:rPr>
          <w:rFonts w:ascii="Myriad Pro" w:hAnsi="Myriad Pro"/>
          <w:sz w:val="22"/>
          <w:szCs w:val="22"/>
        </w:rPr>
        <w:t xml:space="preserve">reference points are </w:t>
      </w:r>
      <w:r w:rsidR="00F30E26">
        <w:rPr>
          <w:rFonts w:ascii="Myriad Pro" w:hAnsi="Myriad Pro"/>
          <w:sz w:val="22"/>
          <w:szCs w:val="22"/>
        </w:rPr>
        <w:t>limited</w:t>
      </w:r>
      <w:r w:rsidR="00F30E26" w:rsidRPr="001F5516">
        <w:rPr>
          <w:rFonts w:ascii="Myriad Pro" w:hAnsi="Myriad Pro"/>
          <w:sz w:val="22"/>
          <w:szCs w:val="22"/>
        </w:rPr>
        <w:t xml:space="preserve"> </w:t>
      </w:r>
      <w:r w:rsidR="001F5516" w:rsidRPr="001F5516">
        <w:rPr>
          <w:rFonts w:ascii="Myriad Pro" w:hAnsi="Myriad Pro"/>
          <w:sz w:val="22"/>
          <w:szCs w:val="22"/>
        </w:rPr>
        <w:t>to move within their</w:t>
      </w:r>
      <w:r w:rsidR="00F30E26">
        <w:rPr>
          <w:rFonts w:ascii="Myriad Pro" w:hAnsi="Myriad Pro"/>
          <w:sz w:val="22"/>
          <w:szCs w:val="22"/>
        </w:rPr>
        <w:t xml:space="preserve"> corresponding</w:t>
      </w:r>
      <w:r w:rsidR="001F5516" w:rsidRPr="001F5516">
        <w:rPr>
          <w:rFonts w:ascii="Myriad Pro" w:hAnsi="Myriad Pro"/>
          <w:sz w:val="22"/>
          <w:szCs w:val="22"/>
        </w:rPr>
        <w:t xml:space="preserve"> error envelopes. </w:t>
      </w:r>
    </w:p>
    <w:p w14:paraId="5DF097EF" w14:textId="02486964" w:rsidR="00A82F3C" w:rsidRDefault="001F5516" w:rsidP="00C42E38">
      <w:pPr>
        <w:pStyle w:val="Text"/>
        <w:rPr>
          <w:rFonts w:ascii="Myriad Pro" w:hAnsi="Myriad Pro"/>
          <w:sz w:val="22"/>
          <w:szCs w:val="22"/>
        </w:rPr>
      </w:pPr>
      <w:r w:rsidRPr="001F5516">
        <w:rPr>
          <w:rFonts w:ascii="Myriad Pro" w:hAnsi="Myriad Pro"/>
          <w:sz w:val="22"/>
          <w:szCs w:val="22"/>
        </w:rPr>
        <w:t>It can be argued that the water</w:t>
      </w:r>
      <w:r w:rsidR="00A82F3C">
        <w:rPr>
          <w:rFonts w:ascii="Myriad Pro" w:hAnsi="Myriad Pro"/>
          <w:sz w:val="22"/>
          <w:szCs w:val="22"/>
        </w:rPr>
        <w:t>-</w:t>
      </w:r>
      <w:r w:rsidRPr="001F5516">
        <w:rPr>
          <w:rFonts w:ascii="Myriad Pro" w:hAnsi="Myriad Pro"/>
          <w:sz w:val="22"/>
          <w:szCs w:val="22"/>
        </w:rPr>
        <w:t>seabed interface is the biggest contribution to model inaccuracies due to its relatively high density contrast of 1640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Pr="001F5516">
        <w:rPr>
          <w:rFonts w:ascii="Myriad Pro" w:hAnsi="Myriad Pro"/>
          <w:sz w:val="22"/>
          <w:szCs w:val="22"/>
        </w:rPr>
        <w:t xml:space="preserve"> (assuming a mean</w:t>
      </w:r>
      <w:r w:rsidR="00D757C7">
        <w:rPr>
          <w:rFonts w:ascii="Myriad Pro" w:hAnsi="Myriad Pro"/>
          <w:sz w:val="22"/>
          <w:szCs w:val="22"/>
        </w:rPr>
        <w:t xml:space="preserve"> bedrock</w:t>
      </w:r>
      <w:r w:rsidRPr="001F5516">
        <w:rPr>
          <w:rFonts w:ascii="Myriad Pro" w:hAnsi="Myriad Pro"/>
          <w:sz w:val="22"/>
          <w:szCs w:val="22"/>
        </w:rPr>
        <w:t xml:space="preserve"> density of</w:t>
      </w:r>
      <w:r w:rsidR="00D757C7">
        <w:rPr>
          <w:rFonts w:ascii="Myriad Pro" w:hAnsi="Myriad Pro"/>
          <w:sz w:val="22"/>
          <w:szCs w:val="22"/>
        </w:rPr>
        <w:t xml:space="preserve"> </w:t>
      </w:r>
      <w:r w:rsidRPr="001F5516">
        <w:rPr>
          <w:rFonts w:ascii="Myriad Pro" w:hAnsi="Myriad Pro"/>
          <w:sz w:val="22"/>
          <w:szCs w:val="22"/>
        </w:rPr>
        <w:t>2670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Pr="001F5516">
        <w:rPr>
          <w:rFonts w:ascii="Myriad Pro" w:hAnsi="Myriad Pro"/>
          <w:sz w:val="22"/>
          <w:szCs w:val="22"/>
        </w:rPr>
        <w:t>) compared to a low density contrast at the ice</w:t>
      </w:r>
      <w:r w:rsidR="00A82F3C">
        <w:rPr>
          <w:rFonts w:ascii="Myriad Pro" w:hAnsi="Myriad Pro"/>
          <w:sz w:val="22"/>
          <w:szCs w:val="22"/>
        </w:rPr>
        <w:t>-</w:t>
      </w:r>
      <w:r w:rsidRPr="001F5516">
        <w:rPr>
          <w:rFonts w:ascii="Myriad Pro" w:hAnsi="Myriad Pro"/>
          <w:sz w:val="22"/>
          <w:szCs w:val="22"/>
        </w:rPr>
        <w:t>water interface (115 kg/m</w:t>
      </w:r>
      <w:r w:rsidR="00B570DC">
        <w:rPr>
          <w:rFonts w:ascii="Myriad Pro" w:hAnsi="Myriad Pro"/>
          <w:sz w:val="22"/>
          <w:szCs w:val="22"/>
          <w:vertAlign w:val="superscript"/>
        </w:rPr>
        <w:t>3</w:t>
      </w:r>
      <w:r w:rsidRPr="001F5516">
        <w:rPr>
          <w:rFonts w:ascii="Myriad Pro" w:hAnsi="Myriad Pro"/>
          <w:sz w:val="22"/>
          <w:szCs w:val="22"/>
        </w:rPr>
        <w:t xml:space="preserve">). A </w:t>
      </w:r>
      <w:r w:rsidR="00C6519A">
        <w:rPr>
          <w:rFonts w:ascii="Myriad Pro" w:hAnsi="Myriad Pro"/>
          <w:sz w:val="22"/>
          <w:szCs w:val="22"/>
        </w:rPr>
        <w:t>B</w:t>
      </w:r>
      <w:r w:rsidRPr="001F5516">
        <w:rPr>
          <w:rFonts w:ascii="Myriad Pro" w:hAnsi="Myriad Pro"/>
          <w:sz w:val="22"/>
          <w:szCs w:val="22"/>
        </w:rPr>
        <w:t>ouguer slab calculation using th</w:t>
      </w:r>
      <w:r w:rsidR="00BD08F5">
        <w:rPr>
          <w:rFonts w:ascii="Myriad Pro" w:hAnsi="Myriad Pro"/>
          <w:sz w:val="22"/>
          <w:szCs w:val="22"/>
        </w:rPr>
        <w:t>e</w:t>
      </w:r>
      <w:r w:rsidRPr="001F5516">
        <w:rPr>
          <w:rFonts w:ascii="Myriad Pro" w:hAnsi="Myriad Pro"/>
          <w:sz w:val="22"/>
          <w:szCs w:val="22"/>
        </w:rPr>
        <w:t xml:space="preserve"> density contrast</w:t>
      </w:r>
      <w:r w:rsidR="0090625D">
        <w:rPr>
          <w:rFonts w:ascii="Myriad Pro" w:hAnsi="Myriad Pro"/>
          <w:sz w:val="22"/>
          <w:szCs w:val="22"/>
        </w:rPr>
        <w:t xml:space="preserve"> of the water</w:t>
      </w:r>
      <w:r w:rsidR="00A82F3C">
        <w:rPr>
          <w:rFonts w:ascii="Myriad Pro" w:hAnsi="Myriad Pro"/>
          <w:sz w:val="22"/>
          <w:szCs w:val="22"/>
        </w:rPr>
        <w:t>-</w:t>
      </w:r>
      <w:r w:rsidR="0090625D">
        <w:rPr>
          <w:rFonts w:ascii="Myriad Pro" w:hAnsi="Myriad Pro"/>
          <w:sz w:val="22"/>
          <w:szCs w:val="22"/>
        </w:rPr>
        <w:t>seabed interface</w:t>
      </w:r>
      <w:r w:rsidRPr="001F5516">
        <w:rPr>
          <w:rFonts w:ascii="Myriad Pro" w:hAnsi="Myriad Pro"/>
          <w:sz w:val="22"/>
          <w:szCs w:val="22"/>
        </w:rPr>
        <w:t xml:space="preserve"> is performed after combining th</w:t>
      </w:r>
      <w:r w:rsidR="00222A9D">
        <w:rPr>
          <w:rFonts w:ascii="Myriad Pro" w:hAnsi="Myriad Pro"/>
          <w:sz w:val="22"/>
          <w:szCs w:val="22"/>
        </w:rPr>
        <w:t>e</w:t>
      </w:r>
      <w:r w:rsidR="003C3568">
        <w:rPr>
          <w:rFonts w:ascii="Myriad Pro" w:hAnsi="Myriad Pro"/>
          <w:sz w:val="22"/>
          <w:szCs w:val="22"/>
        </w:rPr>
        <w:t xml:space="preserve"> </w:t>
      </w:r>
      <w:r w:rsidR="0090625D">
        <w:rPr>
          <w:rFonts w:ascii="Myriad Pro" w:hAnsi="Myriad Pro"/>
          <w:sz w:val="22"/>
          <w:szCs w:val="22"/>
        </w:rPr>
        <w:t xml:space="preserve">following </w:t>
      </w:r>
      <w:r w:rsidR="003C3568">
        <w:rPr>
          <w:rFonts w:ascii="Myriad Pro" w:hAnsi="Myriad Pro"/>
          <w:sz w:val="22"/>
          <w:szCs w:val="22"/>
        </w:rPr>
        <w:t xml:space="preserve">uncertainties. </w:t>
      </w:r>
    </w:p>
    <w:p w14:paraId="315BEB0F" w14:textId="63F381BB" w:rsidR="00856563" w:rsidRDefault="003C3568" w:rsidP="00C42E38">
      <w:pPr>
        <w:pStyle w:val="Text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The </w:t>
      </w:r>
      <w:r w:rsidR="0090625D">
        <w:rPr>
          <w:rFonts w:ascii="Myriad Pro" w:hAnsi="Myriad Pro"/>
          <w:sz w:val="22"/>
          <w:szCs w:val="22"/>
        </w:rPr>
        <w:t>s</w:t>
      </w:r>
      <w:r w:rsidR="00222A9D">
        <w:rPr>
          <w:rFonts w:ascii="Myriad Pro" w:hAnsi="Myriad Pro"/>
          <w:sz w:val="22"/>
          <w:szCs w:val="22"/>
        </w:rPr>
        <w:t xml:space="preserve">tandard </w:t>
      </w:r>
      <w:r w:rsidR="00CA7BE9">
        <w:rPr>
          <w:rFonts w:ascii="Myriad Pro" w:hAnsi="Myriad Pro"/>
          <w:sz w:val="22"/>
          <w:szCs w:val="22"/>
        </w:rPr>
        <w:t>deviation</w:t>
      </w:r>
      <w:r w:rsidR="00C6519A">
        <w:rPr>
          <w:rFonts w:ascii="Myriad Pro" w:hAnsi="Myriad Pro"/>
          <w:sz w:val="22"/>
          <w:szCs w:val="22"/>
        </w:rPr>
        <w:t>s</w:t>
      </w:r>
      <w:r w:rsidR="00F9359B">
        <w:rPr>
          <w:rFonts w:ascii="Myriad Pro" w:hAnsi="Myriad Pro"/>
          <w:sz w:val="22"/>
          <w:szCs w:val="22"/>
        </w:rPr>
        <w:t xml:space="preserve"> </w:t>
      </w:r>
      <w:r w:rsidR="001F5516" w:rsidRPr="001F5516">
        <w:rPr>
          <w:rFonts w:ascii="Myriad Pro" w:hAnsi="Myriad Pro"/>
          <w:sz w:val="22"/>
          <w:szCs w:val="22"/>
        </w:rPr>
        <w:t>of</w:t>
      </w:r>
      <w:r w:rsidR="00222A9D">
        <w:rPr>
          <w:rFonts w:ascii="Myriad Pro" w:hAnsi="Myriad Pro"/>
          <w:sz w:val="22"/>
          <w:szCs w:val="22"/>
        </w:rPr>
        <w:t xml:space="preserve"> gravity residuals</w:t>
      </w:r>
      <w:r w:rsidR="00723992">
        <w:rPr>
          <w:rFonts w:ascii="Myriad Pro" w:hAnsi="Myriad Pro"/>
          <w:sz w:val="22"/>
          <w:szCs w:val="22"/>
        </w:rPr>
        <w:t xml:space="preserve"> (Fig S2.</w:t>
      </w:r>
      <w:r w:rsidR="00BB34B9">
        <w:rPr>
          <w:rFonts w:ascii="Myriad Pro" w:hAnsi="Myriad Pro"/>
          <w:sz w:val="22"/>
          <w:szCs w:val="22"/>
        </w:rPr>
        <w:t>3</w:t>
      </w:r>
      <w:r w:rsidR="00723992">
        <w:rPr>
          <w:rFonts w:ascii="Myriad Pro" w:hAnsi="Myriad Pro"/>
          <w:sz w:val="22"/>
          <w:szCs w:val="22"/>
        </w:rPr>
        <w:t>)</w:t>
      </w:r>
      <w:r w:rsidR="00222A9D">
        <w:rPr>
          <w:rFonts w:ascii="Myriad Pro" w:hAnsi="Myriad Pro"/>
          <w:sz w:val="22"/>
          <w:szCs w:val="22"/>
        </w:rPr>
        <w:t xml:space="preserve"> between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 w:rsidR="00C6519A">
        <w:rPr>
          <w:rFonts w:ascii="Myriad Pro" w:hAnsi="Myriad Pro"/>
          <w:sz w:val="22"/>
          <w:szCs w:val="22"/>
        </w:rPr>
        <w:t xml:space="preserve">the </w:t>
      </w:r>
      <w:r w:rsidR="001F5516" w:rsidRPr="001F5516">
        <w:rPr>
          <w:rFonts w:ascii="Myriad Pro" w:hAnsi="Myriad Pro"/>
          <w:sz w:val="22"/>
          <w:szCs w:val="22"/>
        </w:rPr>
        <w:t xml:space="preserve">calculated </w:t>
      </w:r>
      <w:r w:rsidR="00222A9D">
        <w:rPr>
          <w:rFonts w:ascii="Myriad Pro" w:hAnsi="Myriad Pro"/>
          <w:sz w:val="22"/>
          <w:szCs w:val="22"/>
        </w:rPr>
        <w:t>and</w:t>
      </w:r>
      <w:r w:rsidR="001F5516" w:rsidRPr="001F5516">
        <w:rPr>
          <w:rFonts w:ascii="Myriad Pro" w:hAnsi="Myriad Pro"/>
          <w:sz w:val="22"/>
          <w:szCs w:val="22"/>
        </w:rPr>
        <w:t xml:space="preserve"> observed gravity anomalies </w:t>
      </w:r>
      <w:r w:rsidR="00723992">
        <w:rPr>
          <w:rFonts w:ascii="Myriad Pro" w:hAnsi="Myriad Pro"/>
          <w:sz w:val="22"/>
          <w:szCs w:val="22"/>
        </w:rPr>
        <w:t xml:space="preserve">across the ice shelves </w:t>
      </w:r>
      <w:r w:rsidR="001F5516" w:rsidRPr="001F5516">
        <w:rPr>
          <w:rFonts w:ascii="Myriad Pro" w:hAnsi="Myriad Pro"/>
          <w:sz w:val="22"/>
          <w:szCs w:val="22"/>
        </w:rPr>
        <w:t xml:space="preserve">(2 mGal for Ekström and Atka; 3 mgal for Jelbart, Fimbul and Vigrid) </w:t>
      </w:r>
      <w:r w:rsidR="00C6519A">
        <w:rPr>
          <w:rFonts w:ascii="Myriad Pro" w:hAnsi="Myriad Pro"/>
          <w:sz w:val="22"/>
          <w:szCs w:val="22"/>
        </w:rPr>
        <w:t>are smaller than the cross</w:t>
      </w:r>
      <w:r w:rsidR="003E23EB">
        <w:rPr>
          <w:rFonts w:ascii="Myriad Pro" w:hAnsi="Myriad Pro"/>
          <w:sz w:val="22"/>
          <w:szCs w:val="22"/>
        </w:rPr>
        <w:t>over errors</w:t>
      </w:r>
      <w:r w:rsidR="001F5516" w:rsidRPr="001F5516">
        <w:rPr>
          <w:rFonts w:ascii="Myriad Pro" w:hAnsi="Myriad Pro"/>
          <w:sz w:val="22"/>
          <w:szCs w:val="22"/>
        </w:rPr>
        <w:t xml:space="preserve"> (</w:t>
      </w:r>
      <w:r>
        <w:rPr>
          <w:rFonts w:ascii="Myriad Pro" w:hAnsi="Myriad Pro"/>
          <w:sz w:val="22"/>
          <w:szCs w:val="22"/>
        </w:rPr>
        <w:t>2.4 mGal at the Ekström and Atka ice shelves</w:t>
      </w:r>
      <w:r w:rsidR="0011260B">
        <w:rPr>
          <w:rFonts w:ascii="Myriad Pro" w:hAnsi="Myriad Pro"/>
          <w:sz w:val="22"/>
          <w:szCs w:val="22"/>
        </w:rPr>
        <w:t>, 5.8 mGal at the Jelbart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>and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 w:rsidR="0045435B">
        <w:rPr>
          <w:rFonts w:ascii="Myriad Pro" w:hAnsi="Myriad Pro"/>
          <w:sz w:val="22"/>
          <w:szCs w:val="22"/>
        </w:rPr>
        <w:t>5.2</w:t>
      </w:r>
      <w:r w:rsidR="001F5516" w:rsidRPr="001F5516">
        <w:rPr>
          <w:rFonts w:ascii="Myriad Pro" w:hAnsi="Myriad Pro"/>
          <w:sz w:val="22"/>
          <w:szCs w:val="22"/>
        </w:rPr>
        <w:t xml:space="preserve"> mGal</w:t>
      </w:r>
      <w:r>
        <w:rPr>
          <w:rFonts w:ascii="Myriad Pro" w:hAnsi="Myriad Pro"/>
          <w:sz w:val="22"/>
          <w:szCs w:val="22"/>
        </w:rPr>
        <w:t xml:space="preserve"> at Fimbul and Vigrid ice shelves</w:t>
      </w:r>
      <w:r w:rsidR="001F5516" w:rsidRPr="001F5516">
        <w:rPr>
          <w:rFonts w:ascii="Myriad Pro" w:hAnsi="Myriad Pro"/>
          <w:sz w:val="22"/>
          <w:szCs w:val="22"/>
        </w:rPr>
        <w:t>)</w:t>
      </w:r>
      <w:r w:rsidR="00F9359B">
        <w:rPr>
          <w:rFonts w:ascii="Myriad Pro" w:hAnsi="Myriad Pro"/>
          <w:sz w:val="22"/>
          <w:szCs w:val="22"/>
        </w:rPr>
        <w:t>.</w:t>
      </w:r>
      <w:r w:rsidR="0090625D">
        <w:rPr>
          <w:rFonts w:ascii="Myriad Pro" w:hAnsi="Myriad Pro"/>
          <w:sz w:val="22"/>
          <w:szCs w:val="22"/>
        </w:rPr>
        <w:t xml:space="preserve"> </w:t>
      </w:r>
      <w:r w:rsidR="00C6519A">
        <w:rPr>
          <w:rFonts w:ascii="Myriad Pro" w:hAnsi="Myriad Pro"/>
          <w:sz w:val="22"/>
          <w:szCs w:val="22"/>
        </w:rPr>
        <w:t>The standard deviations</w:t>
      </w:r>
      <w:r w:rsidR="00A97FD0">
        <w:rPr>
          <w:rFonts w:ascii="Myriad Pro" w:hAnsi="Myriad Pro"/>
          <w:sz w:val="22"/>
          <w:szCs w:val="22"/>
        </w:rPr>
        <w:t xml:space="preserve"> at cross</w:t>
      </w:r>
      <w:r w:rsidR="008019D1">
        <w:rPr>
          <w:rFonts w:ascii="Myriad Pro" w:hAnsi="Myriad Pro"/>
          <w:sz w:val="22"/>
          <w:szCs w:val="22"/>
        </w:rPr>
        <w:t>overs</w:t>
      </w:r>
      <w:r w:rsidR="00C6519A">
        <w:rPr>
          <w:rFonts w:ascii="Myriad Pro" w:hAnsi="Myriad Pro"/>
          <w:sz w:val="22"/>
          <w:szCs w:val="22"/>
        </w:rPr>
        <w:t xml:space="preserve"> can thus be taken as the most conservative estimates of likely error in the gra</w:t>
      </w:r>
      <w:r w:rsidR="00231D54">
        <w:rPr>
          <w:rFonts w:ascii="Myriad Pro" w:hAnsi="Myriad Pro"/>
          <w:sz w:val="22"/>
          <w:szCs w:val="22"/>
        </w:rPr>
        <w:t>v</w:t>
      </w:r>
      <w:r w:rsidR="00C6519A">
        <w:rPr>
          <w:rFonts w:ascii="Myriad Pro" w:hAnsi="Myriad Pro"/>
          <w:sz w:val="22"/>
          <w:szCs w:val="22"/>
        </w:rPr>
        <w:t>ity data</w:t>
      </w:r>
      <w:r w:rsidR="00231D54">
        <w:rPr>
          <w:rFonts w:ascii="Myriad Pro" w:hAnsi="Myriad Pro"/>
          <w:sz w:val="22"/>
          <w:szCs w:val="22"/>
        </w:rPr>
        <w:t xml:space="preserve"> and added to the expected e</w:t>
      </w:r>
      <w:r w:rsidR="001F5516" w:rsidRPr="001F5516">
        <w:rPr>
          <w:rFonts w:ascii="Myriad Pro" w:hAnsi="Myriad Pro"/>
          <w:sz w:val="22"/>
          <w:szCs w:val="22"/>
        </w:rPr>
        <w:t xml:space="preserve">rrors due to unconstrained densities (9 mGal). </w:t>
      </w:r>
      <w:r w:rsidR="00231D54">
        <w:rPr>
          <w:rFonts w:ascii="Myriad Pro" w:hAnsi="Myriad Pro"/>
          <w:sz w:val="22"/>
          <w:szCs w:val="22"/>
        </w:rPr>
        <w:t>Based on the Bouguer slab method, and after com</w:t>
      </w:r>
      <w:r>
        <w:rPr>
          <w:rFonts w:ascii="Myriad Pro" w:hAnsi="Myriad Pro"/>
          <w:sz w:val="22"/>
          <w:szCs w:val="22"/>
        </w:rPr>
        <w:t>bination with</w:t>
      </w:r>
      <w:r w:rsidR="00231D54">
        <w:rPr>
          <w:rFonts w:ascii="Myriad Pro" w:hAnsi="Myriad Pro"/>
          <w:sz w:val="22"/>
          <w:szCs w:val="22"/>
        </w:rPr>
        <w:t xml:space="preserve"> the RES-based</w:t>
      </w:r>
      <w:r>
        <w:rPr>
          <w:rFonts w:ascii="Myriad Pro" w:hAnsi="Myriad Pro"/>
          <w:sz w:val="22"/>
          <w:szCs w:val="22"/>
        </w:rPr>
        <w:t xml:space="preserve"> ice thickness </w:t>
      </w:r>
      <w:r w:rsidR="00F10E95">
        <w:rPr>
          <w:rFonts w:ascii="Myriad Pro" w:hAnsi="Myriad Pro"/>
          <w:sz w:val="22"/>
          <w:szCs w:val="22"/>
        </w:rPr>
        <w:t>uncertainties</w:t>
      </w:r>
      <w:r>
        <w:rPr>
          <w:rFonts w:ascii="Myriad Pro" w:hAnsi="Myriad Pro"/>
          <w:sz w:val="22"/>
          <w:szCs w:val="22"/>
        </w:rPr>
        <w:t>,</w:t>
      </w:r>
      <w:r w:rsidR="001F5516" w:rsidRPr="001F5516">
        <w:rPr>
          <w:rFonts w:ascii="Myriad Pro" w:hAnsi="Myriad Pro"/>
          <w:sz w:val="22"/>
          <w:szCs w:val="22"/>
        </w:rPr>
        <w:t xml:space="preserve"> </w:t>
      </w:r>
      <w:r w:rsidR="00550E63">
        <w:rPr>
          <w:rFonts w:ascii="Myriad Pro" w:hAnsi="Myriad Pro"/>
          <w:sz w:val="22"/>
          <w:szCs w:val="22"/>
        </w:rPr>
        <w:t>the</w:t>
      </w:r>
      <w:r w:rsidR="001F5516" w:rsidRPr="001F5516">
        <w:rPr>
          <w:rFonts w:ascii="Myriad Pro" w:hAnsi="Myriad Pro"/>
          <w:sz w:val="22"/>
          <w:szCs w:val="22"/>
        </w:rPr>
        <w:t xml:space="preserve"> model</w:t>
      </w:r>
      <w:r w:rsidR="00550E63">
        <w:rPr>
          <w:rFonts w:ascii="Myriad Pro" w:hAnsi="Myriad Pro"/>
          <w:sz w:val="22"/>
          <w:szCs w:val="22"/>
        </w:rPr>
        <w:t xml:space="preserve">s </w:t>
      </w:r>
      <w:r w:rsidR="00231D54">
        <w:rPr>
          <w:rFonts w:ascii="Myriad Pro" w:hAnsi="Myriad Pro"/>
          <w:sz w:val="22"/>
          <w:szCs w:val="22"/>
        </w:rPr>
        <w:t xml:space="preserve">are thus likely to be </w:t>
      </w:r>
      <w:r w:rsidR="001F5516" w:rsidRPr="001F5516">
        <w:rPr>
          <w:rFonts w:ascii="Myriad Pro" w:hAnsi="Myriad Pro"/>
          <w:sz w:val="22"/>
          <w:szCs w:val="22"/>
        </w:rPr>
        <w:t>uncertain</w:t>
      </w:r>
      <w:r w:rsidR="00231D54">
        <w:rPr>
          <w:rFonts w:ascii="Myriad Pro" w:hAnsi="Myriad Pro"/>
          <w:sz w:val="22"/>
          <w:szCs w:val="22"/>
        </w:rPr>
        <w:t xml:space="preserve"> within </w:t>
      </w:r>
      <w:r w:rsidR="001F5516" w:rsidRPr="001F5516">
        <w:rPr>
          <w:rFonts w:ascii="Myriad Pro" w:hAnsi="Myriad Pro"/>
          <w:sz w:val="22"/>
          <w:szCs w:val="22"/>
        </w:rPr>
        <w:t>±17</w:t>
      </w:r>
      <w:r w:rsidR="00F10E95">
        <w:rPr>
          <w:rFonts w:ascii="Myriad Pro" w:hAnsi="Myriad Pro"/>
          <w:sz w:val="22"/>
          <w:szCs w:val="22"/>
        </w:rPr>
        <w:t>5</w:t>
      </w:r>
      <w:r w:rsidR="001F5516" w:rsidRPr="001F5516">
        <w:rPr>
          <w:rFonts w:ascii="Myriad Pro" w:hAnsi="Myriad Pro"/>
          <w:sz w:val="22"/>
          <w:szCs w:val="22"/>
        </w:rPr>
        <w:t xml:space="preserve"> m </w:t>
      </w:r>
      <w:r w:rsidR="00231D54">
        <w:rPr>
          <w:rFonts w:ascii="Myriad Pro" w:hAnsi="Myriad Pro"/>
          <w:sz w:val="22"/>
          <w:szCs w:val="22"/>
        </w:rPr>
        <w:t>beneath the</w:t>
      </w:r>
      <w:r w:rsidR="001F5516" w:rsidRPr="001F5516">
        <w:rPr>
          <w:rFonts w:ascii="Myriad Pro" w:hAnsi="Myriad Pro"/>
          <w:sz w:val="22"/>
          <w:szCs w:val="22"/>
        </w:rPr>
        <w:t xml:space="preserve"> Ekström and Atka ice shelves</w:t>
      </w:r>
      <w:r w:rsidR="0011260B">
        <w:rPr>
          <w:rFonts w:ascii="Myriad Pro" w:hAnsi="Myriad Pro"/>
          <w:sz w:val="22"/>
          <w:szCs w:val="22"/>
        </w:rPr>
        <w:t xml:space="preserve">, ±225 m beneath the Jelbart Ice Shelf and </w:t>
      </w:r>
      <w:r w:rsidR="001F5516" w:rsidRPr="001F5516">
        <w:rPr>
          <w:rFonts w:ascii="Myriad Pro" w:hAnsi="Myriad Pro"/>
          <w:sz w:val="22"/>
          <w:szCs w:val="22"/>
        </w:rPr>
        <w:t>±2</w:t>
      </w:r>
      <w:r w:rsidR="00F10E95">
        <w:rPr>
          <w:rFonts w:ascii="Myriad Pro" w:hAnsi="Myriad Pro"/>
          <w:sz w:val="22"/>
          <w:szCs w:val="22"/>
        </w:rPr>
        <w:t>1</w:t>
      </w:r>
      <w:r w:rsidR="001F5516" w:rsidRPr="001F5516">
        <w:rPr>
          <w:rFonts w:ascii="Myriad Pro" w:hAnsi="Myriad Pro"/>
          <w:sz w:val="22"/>
          <w:szCs w:val="22"/>
        </w:rPr>
        <w:t xml:space="preserve">0 m </w:t>
      </w:r>
      <w:r w:rsidR="00231D54">
        <w:rPr>
          <w:rFonts w:ascii="Myriad Pro" w:hAnsi="Myriad Pro"/>
          <w:sz w:val="22"/>
          <w:szCs w:val="22"/>
        </w:rPr>
        <w:t>beneath the</w:t>
      </w:r>
      <w:r w:rsidR="001F5516" w:rsidRPr="001F5516">
        <w:rPr>
          <w:rFonts w:ascii="Myriad Pro" w:hAnsi="Myriad Pro"/>
          <w:sz w:val="22"/>
          <w:szCs w:val="22"/>
        </w:rPr>
        <w:t xml:space="preserve"> Fimbul and Vigrid ice shelves.</w:t>
      </w:r>
    </w:p>
    <w:p w14:paraId="1B4D84E6" w14:textId="09E40DFF" w:rsidR="007E6E86" w:rsidRDefault="007E6E86" w:rsidP="00C42E38">
      <w:pPr>
        <w:pStyle w:val="Text"/>
        <w:rPr>
          <w:rFonts w:ascii="Myriad Pro" w:hAnsi="Myriad Pro"/>
          <w:sz w:val="22"/>
          <w:szCs w:val="22"/>
        </w:rPr>
      </w:pPr>
    </w:p>
    <w:p w14:paraId="0CF9B2ED" w14:textId="3DB27EFA" w:rsidR="007E6E86" w:rsidRDefault="007E6E86" w:rsidP="00C42E38">
      <w:pPr>
        <w:pStyle w:val="Text"/>
        <w:rPr>
          <w:rFonts w:ascii="Myriad Pro" w:hAnsi="Myriad Pro"/>
          <w:sz w:val="22"/>
          <w:szCs w:val="22"/>
        </w:rPr>
      </w:pPr>
    </w:p>
    <w:p w14:paraId="03BE15D7" w14:textId="77777777" w:rsidR="007E6E86" w:rsidRDefault="007E6E86" w:rsidP="00C42E38">
      <w:pPr>
        <w:pStyle w:val="Text"/>
        <w:rPr>
          <w:rFonts w:ascii="Myriad Pro" w:hAnsi="Myriad Pro"/>
          <w:sz w:val="22"/>
          <w:szCs w:val="22"/>
        </w:rPr>
      </w:pPr>
    </w:p>
    <w:p w14:paraId="04C00643" w14:textId="1E8C9580" w:rsidR="00F842CE" w:rsidRDefault="00BB34B9" w:rsidP="00EA2EDC">
      <w:pPr>
        <w:pStyle w:val="Text"/>
        <w:ind w:firstLine="0"/>
        <w:jc w:val="center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noProof/>
          <w:sz w:val="22"/>
          <w:szCs w:val="22"/>
        </w:rPr>
        <w:lastRenderedPageBreak/>
        <w:drawing>
          <wp:inline distT="0" distB="0" distL="0" distR="0" wp14:anchorId="042D75B5" wp14:editId="56360C25">
            <wp:extent cx="5486400" cy="253555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T-2A_final_mask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9AD2" w14:textId="027E7C88" w:rsidR="00BB34B9" w:rsidRDefault="00BB34B9" w:rsidP="00C42E38">
      <w:pPr>
        <w:pStyle w:val="Text"/>
        <w:rPr>
          <w:rFonts w:ascii="Myriad Pro" w:hAnsi="Myriad Pro"/>
          <w:sz w:val="22"/>
          <w:szCs w:val="22"/>
        </w:rPr>
      </w:pPr>
      <w:r w:rsidRPr="004B1629">
        <w:rPr>
          <w:rFonts w:ascii="Myriad Pro" w:hAnsi="Myriad Pro"/>
          <w:b/>
          <w:sz w:val="22"/>
          <w:szCs w:val="22"/>
        </w:rPr>
        <w:t>Figure S</w:t>
      </w:r>
      <w:r>
        <w:rPr>
          <w:rFonts w:ascii="Myriad Pro" w:hAnsi="Myriad Pro"/>
          <w:b/>
          <w:sz w:val="22"/>
          <w:szCs w:val="22"/>
        </w:rPr>
        <w:t xml:space="preserve">2.1 </w:t>
      </w:r>
      <w:r w:rsidR="007E6E86" w:rsidRPr="00EA2EDC">
        <w:rPr>
          <w:rFonts w:ascii="Myriad Pro" w:hAnsi="Myriad Pro"/>
          <w:sz w:val="22"/>
          <w:szCs w:val="22"/>
        </w:rPr>
        <w:t>Repeatability experiment with the GT-2A gravimeter setup</w:t>
      </w:r>
      <w:r w:rsidR="001F0B92" w:rsidRPr="00EA2EDC">
        <w:rPr>
          <w:rFonts w:ascii="Myriad Pro" w:hAnsi="Myriad Pro"/>
          <w:sz w:val="22"/>
          <w:szCs w:val="22"/>
        </w:rPr>
        <w:t xml:space="preserve"> flown in 2014</w:t>
      </w:r>
      <w:r w:rsidR="007E6E86" w:rsidRPr="00EA2EDC">
        <w:rPr>
          <w:rFonts w:ascii="Myriad Pro" w:hAnsi="Myriad Pro"/>
          <w:sz w:val="22"/>
          <w:szCs w:val="22"/>
        </w:rPr>
        <w:t xml:space="preserve"> close to Bremerhaven, Germany. </w:t>
      </w:r>
      <w:bookmarkStart w:id="9" w:name="_GoBack"/>
      <w:bookmarkEnd w:id="9"/>
      <w:del w:id="10" w:author="Microsoft Office User" w:date="2020-06-02T14:25:00Z">
        <w:r w:rsidR="007E6E86" w:rsidRPr="00EA2EDC" w:rsidDel="00DB03E3">
          <w:rPr>
            <w:rFonts w:ascii="Myriad Pro" w:hAnsi="Myriad Pro"/>
            <w:sz w:val="22"/>
            <w:szCs w:val="22"/>
          </w:rPr>
          <w:delText xml:space="preserve"> </w:delText>
        </w:r>
      </w:del>
      <w:r w:rsidR="007E6E86" w:rsidRPr="00EA2EDC">
        <w:rPr>
          <w:rFonts w:ascii="Myriad Pro" w:hAnsi="Myriad Pro"/>
          <w:sz w:val="22"/>
          <w:szCs w:val="22"/>
        </w:rPr>
        <w:t>One profile with a length of about 35 km is flown six times and resulted in an average RMS error value of 0.52 mGal.</w:t>
      </w:r>
    </w:p>
    <w:p w14:paraId="3E26CF95" w14:textId="3790C005" w:rsidR="004B1629" w:rsidRDefault="00C1766B" w:rsidP="003B4959">
      <w:pPr>
        <w:pStyle w:val="Text"/>
        <w:ind w:firstLine="0"/>
        <w:jc w:val="center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noProof/>
          <w:sz w:val="22"/>
          <w:szCs w:val="22"/>
        </w:rPr>
        <w:lastRenderedPageBreak/>
        <w:drawing>
          <wp:inline distT="0" distB="0" distL="0" distR="0" wp14:anchorId="4723553C" wp14:editId="4E14EE69">
            <wp:extent cx="3942401" cy="6945549"/>
            <wp:effectExtent l="0" t="0" r="0" b="19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_new_S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27" cy="69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EA65" w14:textId="6BC2611C" w:rsidR="00723992" w:rsidRDefault="004B1629" w:rsidP="00360016">
      <w:pPr>
        <w:pStyle w:val="Text"/>
        <w:rPr>
          <w:rFonts w:ascii="Myriad Pro" w:hAnsi="Myriad Pro"/>
          <w:sz w:val="22"/>
          <w:szCs w:val="22"/>
        </w:rPr>
      </w:pPr>
      <w:r w:rsidRPr="004B1629">
        <w:rPr>
          <w:rFonts w:ascii="Myriad Pro" w:hAnsi="Myriad Pro"/>
          <w:b/>
          <w:sz w:val="22"/>
          <w:szCs w:val="22"/>
        </w:rPr>
        <w:t>Figure S</w:t>
      </w:r>
      <w:r w:rsidR="0033060A">
        <w:rPr>
          <w:rFonts w:ascii="Myriad Pro" w:hAnsi="Myriad Pro"/>
          <w:b/>
          <w:sz w:val="22"/>
          <w:szCs w:val="22"/>
        </w:rPr>
        <w:t>2</w:t>
      </w:r>
      <w:r w:rsidR="00BA5E9E">
        <w:rPr>
          <w:rFonts w:ascii="Myriad Pro" w:hAnsi="Myriad Pro"/>
          <w:b/>
          <w:sz w:val="22"/>
          <w:szCs w:val="22"/>
        </w:rPr>
        <w:t>.</w:t>
      </w:r>
      <w:r w:rsidR="00BB34B9">
        <w:rPr>
          <w:rFonts w:ascii="Myriad Pro" w:hAnsi="Myriad Pro"/>
          <w:b/>
          <w:sz w:val="22"/>
          <w:szCs w:val="22"/>
        </w:rPr>
        <w:t>2</w:t>
      </w:r>
      <w:r w:rsidRPr="005314B5">
        <w:rPr>
          <w:rFonts w:ascii="Myriad Pro" w:hAnsi="Myriad Pro"/>
          <w:sz w:val="22"/>
          <w:szCs w:val="22"/>
        </w:rPr>
        <w:t xml:space="preserve"> </w:t>
      </w:r>
      <w:r w:rsidR="00A20054" w:rsidRPr="00205A1A">
        <w:rPr>
          <w:rFonts w:ascii="Myriad Pro" w:hAnsi="Myriad Pro"/>
          <w:sz w:val="22"/>
          <w:szCs w:val="22"/>
        </w:rPr>
        <w:t>Densities</w:t>
      </w:r>
      <w:r w:rsidR="00A56082" w:rsidRPr="00205A1A">
        <w:rPr>
          <w:rFonts w:ascii="Myriad Pro" w:hAnsi="Myriad Pro"/>
          <w:sz w:val="22"/>
          <w:szCs w:val="22"/>
        </w:rPr>
        <w:t xml:space="preserve"> inferred during 3D </w:t>
      </w:r>
      <w:r w:rsidR="00734C86">
        <w:rPr>
          <w:rFonts w:ascii="Myriad Pro" w:hAnsi="Myriad Pro"/>
          <w:sz w:val="22"/>
          <w:szCs w:val="22"/>
        </w:rPr>
        <w:t>modeling</w:t>
      </w:r>
      <w:r w:rsidR="00A56082" w:rsidRPr="00205A1A">
        <w:rPr>
          <w:rFonts w:ascii="Myriad Pro" w:hAnsi="Myriad Pro"/>
          <w:sz w:val="22"/>
          <w:szCs w:val="22"/>
        </w:rPr>
        <w:t xml:space="preserve"> for (a) Jelbart,</w:t>
      </w:r>
      <w:r w:rsidR="00205A1A" w:rsidRPr="00205A1A">
        <w:rPr>
          <w:rFonts w:ascii="Myriad Pro" w:hAnsi="Myriad Pro"/>
          <w:sz w:val="22"/>
          <w:szCs w:val="22"/>
        </w:rPr>
        <w:t xml:space="preserve"> (b) </w:t>
      </w:r>
      <w:r w:rsidR="00A56082" w:rsidRPr="00205A1A">
        <w:rPr>
          <w:rFonts w:ascii="Myriad Pro" w:hAnsi="Myriad Pro"/>
          <w:sz w:val="22"/>
          <w:szCs w:val="22"/>
        </w:rPr>
        <w:t>Ekström and Atka ice shelves</w:t>
      </w:r>
      <w:r w:rsidR="00205A1A" w:rsidRPr="00205A1A">
        <w:rPr>
          <w:rFonts w:ascii="Myriad Pro" w:hAnsi="Myriad Pro"/>
          <w:sz w:val="22"/>
          <w:szCs w:val="22"/>
        </w:rPr>
        <w:t xml:space="preserve"> and (c) Fimbul and Vigrid ice shelves,</w:t>
      </w:r>
      <w:r w:rsidR="00CB7DB9" w:rsidRPr="00205A1A">
        <w:rPr>
          <w:rFonts w:ascii="Myriad Pro" w:hAnsi="Myriad Pro"/>
          <w:sz w:val="22"/>
          <w:szCs w:val="22"/>
        </w:rPr>
        <w:t xml:space="preserve"> show</w:t>
      </w:r>
      <w:r w:rsidR="00205A1A" w:rsidRPr="00205A1A">
        <w:rPr>
          <w:rFonts w:ascii="Myriad Pro" w:hAnsi="Myriad Pro"/>
          <w:sz w:val="22"/>
          <w:szCs w:val="22"/>
        </w:rPr>
        <w:t>ing</w:t>
      </w:r>
      <w:r w:rsidR="00CB7DB9" w:rsidRPr="00205A1A">
        <w:rPr>
          <w:rFonts w:ascii="Myriad Pro" w:hAnsi="Myriad Pro"/>
          <w:sz w:val="22"/>
          <w:szCs w:val="22"/>
        </w:rPr>
        <w:t xml:space="preserve"> a high correlation to the magnetic data</w:t>
      </w:r>
      <w:r w:rsidR="007951CC">
        <w:rPr>
          <w:rFonts w:ascii="Myriad Pro" w:hAnsi="Myriad Pro"/>
          <w:sz w:val="22"/>
          <w:szCs w:val="22"/>
        </w:rPr>
        <w:t xml:space="preserve"> </w:t>
      </w:r>
      <w:r w:rsidR="007951CC" w:rsidRPr="00272BF3">
        <w:rPr>
          <w:rFonts w:ascii="Myriad Pro" w:hAnsi="Myriad Pro"/>
          <w:sz w:val="22"/>
          <w:szCs w:val="22"/>
        </w:rPr>
        <w:t>(Mieth and Jokat., 2014; Golynsky et al. 2018)</w:t>
      </w:r>
      <w:r w:rsidR="00CB7DB9" w:rsidRPr="00205A1A">
        <w:rPr>
          <w:rFonts w:ascii="Myriad Pro" w:hAnsi="Myriad Pro"/>
          <w:sz w:val="22"/>
          <w:szCs w:val="22"/>
        </w:rPr>
        <w:t xml:space="preserve"> in </w:t>
      </w:r>
      <w:r w:rsidR="00C1766B">
        <w:rPr>
          <w:rFonts w:ascii="Myriad Pro" w:hAnsi="Myriad Pro"/>
          <w:sz w:val="22"/>
          <w:szCs w:val="22"/>
        </w:rPr>
        <w:t>(d)</w:t>
      </w:r>
      <w:r w:rsidR="00CB7DB9" w:rsidRPr="00205A1A">
        <w:rPr>
          <w:rFonts w:ascii="Myriad Pro" w:hAnsi="Myriad Pro"/>
          <w:sz w:val="22"/>
          <w:szCs w:val="22"/>
        </w:rPr>
        <w:t>.</w:t>
      </w:r>
      <w:r w:rsidR="00D12FDC">
        <w:rPr>
          <w:rFonts w:ascii="Myriad Pro" w:hAnsi="Myriad Pro"/>
          <w:sz w:val="22"/>
          <w:szCs w:val="22"/>
        </w:rPr>
        <w:t xml:space="preserve"> </w:t>
      </w:r>
      <w:r w:rsidR="00C1766B">
        <w:rPr>
          <w:rFonts w:ascii="Myriad Pro" w:hAnsi="Myriad Pro"/>
          <w:sz w:val="22"/>
          <w:szCs w:val="22"/>
        </w:rPr>
        <w:t xml:space="preserve">Jurassic intrusions in (d) can be correlated </w:t>
      </w:r>
      <w:r w:rsidR="00602462">
        <w:rPr>
          <w:rFonts w:ascii="Myriad Pro" w:hAnsi="Myriad Pro"/>
          <w:sz w:val="22"/>
          <w:szCs w:val="22"/>
        </w:rPr>
        <w:t xml:space="preserve">quite well </w:t>
      </w:r>
      <w:r w:rsidR="00C1766B">
        <w:rPr>
          <w:rFonts w:ascii="Myriad Pro" w:hAnsi="Myriad Pro"/>
          <w:sz w:val="22"/>
          <w:szCs w:val="22"/>
        </w:rPr>
        <w:t xml:space="preserve">to higher densities in the density models (a-c). </w:t>
      </w:r>
      <w:r w:rsidR="00D12FDC" w:rsidRPr="00D12FDC">
        <w:rPr>
          <w:rFonts w:ascii="Myriad Pro" w:hAnsi="Myriad Pro"/>
          <w:sz w:val="22"/>
          <w:szCs w:val="22"/>
        </w:rPr>
        <w:t>The seaward dipping basalts beneath the Ekström</w:t>
      </w:r>
      <w:r w:rsidR="00D12FDC">
        <w:rPr>
          <w:rFonts w:ascii="Myriad Pro" w:hAnsi="Myriad Pro"/>
          <w:sz w:val="22"/>
          <w:szCs w:val="22"/>
        </w:rPr>
        <w:t xml:space="preserve"> Ice Shelf</w:t>
      </w:r>
      <w:r w:rsidR="00C1766B">
        <w:rPr>
          <w:rFonts w:ascii="Myriad Pro" w:hAnsi="Myriad Pro"/>
          <w:sz w:val="22"/>
          <w:szCs w:val="22"/>
        </w:rPr>
        <w:t xml:space="preserve"> (labeled </w:t>
      </w:r>
      <w:r w:rsidR="00D1732C">
        <w:rPr>
          <w:rFonts w:ascii="Myriad Pro" w:hAnsi="Myriad Pro"/>
          <w:sz w:val="22"/>
          <w:szCs w:val="22"/>
        </w:rPr>
        <w:t>‘</w:t>
      </w:r>
      <w:r w:rsidR="00C1766B">
        <w:rPr>
          <w:rFonts w:ascii="Myriad Pro" w:hAnsi="Myriad Pro"/>
          <w:sz w:val="22"/>
          <w:szCs w:val="22"/>
        </w:rPr>
        <w:t>SDR</w:t>
      </w:r>
      <w:r w:rsidR="00D1732C">
        <w:rPr>
          <w:rFonts w:ascii="Myriad Pro" w:hAnsi="Myriad Pro"/>
          <w:sz w:val="22"/>
          <w:szCs w:val="22"/>
        </w:rPr>
        <w:t>’</w:t>
      </w:r>
      <w:r w:rsidR="00C1766B">
        <w:rPr>
          <w:rFonts w:ascii="Myriad Pro" w:hAnsi="Myriad Pro"/>
          <w:sz w:val="22"/>
          <w:szCs w:val="22"/>
        </w:rPr>
        <w:t xml:space="preserve"> here and depicted in high-resolution magnetic data in Fig. 2d)</w:t>
      </w:r>
      <w:r w:rsidR="00D12FDC" w:rsidRPr="00D12FDC">
        <w:rPr>
          <w:rFonts w:ascii="Myriad Pro" w:hAnsi="Myriad Pro"/>
          <w:sz w:val="22"/>
          <w:szCs w:val="22"/>
        </w:rPr>
        <w:t xml:space="preserve"> are not reflected in the density map, due to their suppression by the directional pre-processing filter.</w:t>
      </w:r>
    </w:p>
    <w:p w14:paraId="036D16B4" w14:textId="3F75E263" w:rsidR="00723992" w:rsidRDefault="00723992" w:rsidP="00625199">
      <w:pPr>
        <w:pStyle w:val="Text"/>
        <w:jc w:val="center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noProof/>
          <w:sz w:val="22"/>
          <w:szCs w:val="22"/>
        </w:rPr>
        <w:lastRenderedPageBreak/>
        <w:drawing>
          <wp:inline distT="0" distB="0" distL="0" distR="0" wp14:anchorId="5CF6AC58" wp14:editId="446B90A6">
            <wp:extent cx="4102100" cy="50419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vErr_co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B713" w14:textId="1B146A92" w:rsidR="00625199" w:rsidRPr="00625199" w:rsidRDefault="00625199" w:rsidP="00625199">
      <w:pPr>
        <w:pStyle w:val="Text"/>
        <w:rPr>
          <w:rFonts w:ascii="Myriad Pro" w:hAnsi="Myriad Pro"/>
          <w:sz w:val="22"/>
          <w:szCs w:val="22"/>
        </w:rPr>
      </w:pPr>
      <w:r w:rsidRPr="004B1629">
        <w:rPr>
          <w:rFonts w:ascii="Myriad Pro" w:hAnsi="Myriad Pro"/>
          <w:b/>
          <w:sz w:val="22"/>
          <w:szCs w:val="22"/>
        </w:rPr>
        <w:t>Figure S</w:t>
      </w:r>
      <w:r>
        <w:rPr>
          <w:rFonts w:ascii="Myriad Pro" w:hAnsi="Myriad Pro"/>
          <w:b/>
          <w:sz w:val="22"/>
          <w:szCs w:val="22"/>
        </w:rPr>
        <w:t>2.</w:t>
      </w:r>
      <w:r w:rsidR="00BB34B9">
        <w:rPr>
          <w:rFonts w:ascii="Myriad Pro" w:hAnsi="Myriad Pro"/>
          <w:b/>
          <w:sz w:val="22"/>
          <w:szCs w:val="22"/>
        </w:rPr>
        <w:t>3</w:t>
      </w:r>
      <w:r>
        <w:rPr>
          <w:rFonts w:ascii="Myriad Pro" w:hAnsi="Myriad Pro"/>
          <w:b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 xml:space="preserve">Gravity residuals between observed and modeled gravity data for (a) Jelbart, (b) Ekström and Atka and (c) Fimbul and Vigrid ice shelves. </w:t>
      </w:r>
      <w:r w:rsidR="00D1732C">
        <w:rPr>
          <w:rFonts w:ascii="Myriad Pro" w:hAnsi="Myriad Pro"/>
          <w:sz w:val="22"/>
          <w:szCs w:val="22"/>
        </w:rPr>
        <w:t>Short-</w:t>
      </w:r>
      <w:r w:rsidR="00466480">
        <w:rPr>
          <w:rFonts w:ascii="Myriad Pro" w:hAnsi="Myriad Pro"/>
          <w:sz w:val="22"/>
          <w:szCs w:val="22"/>
        </w:rPr>
        <w:t>wavelength</w:t>
      </w:r>
      <w:r w:rsidR="00D1732C">
        <w:rPr>
          <w:rFonts w:ascii="Myriad Pro" w:hAnsi="Myriad Pro"/>
          <w:sz w:val="22"/>
          <w:szCs w:val="22"/>
        </w:rPr>
        <w:t xml:space="preserve"> fluctuations</w:t>
      </w:r>
      <w:r w:rsidR="00466480">
        <w:rPr>
          <w:rFonts w:ascii="Myriad Pro" w:hAnsi="Myriad Pro"/>
          <w:sz w:val="22"/>
          <w:szCs w:val="22"/>
        </w:rPr>
        <w:t xml:space="preserve"> of</w:t>
      </w:r>
      <w:r>
        <w:rPr>
          <w:rFonts w:ascii="Myriad Pro" w:hAnsi="Myriad Pro"/>
          <w:sz w:val="22"/>
          <w:szCs w:val="22"/>
        </w:rPr>
        <w:t xml:space="preserve"> gravity residuals across the areas of grounded ice sheets can be explained by the differing resolutions between ice thickness radar data and gravity data.</w:t>
      </w:r>
    </w:p>
    <w:sectPr w:rsidR="00625199" w:rsidRPr="00625199" w:rsidSect="001C39B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800" w:bottom="1440" w:left="1800" w:header="720" w:footer="720" w:gutter="0"/>
      <w:lnNumType w:countBy="0" w:restart="continuous"/>
      <w:pgNumType w:start="1"/>
      <w:cols w:space="720"/>
      <w:docGrid w:linePitch="360"/>
      <w:sectPrChange w:id="11" w:author="Microsoft Office User" w:date="2020-06-02T13:37:00Z">
        <w:sectPr w:rsidR="00625199" w:rsidRPr="00625199" w:rsidSect="001C39B2">
          <w:pgMar w:top="1440" w:right="1800" w:bottom="1440" w:left="1800" w:header="720" w:footer="720" w:gutter="0"/>
          <w:lnNumType w:countBy="1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A85C4" w14:textId="77777777" w:rsidR="009244AF" w:rsidRDefault="009244AF">
      <w:r>
        <w:separator/>
      </w:r>
    </w:p>
  </w:endnote>
  <w:endnote w:type="continuationSeparator" w:id="0">
    <w:p w14:paraId="2FC5DF1A" w14:textId="77777777" w:rsidR="009244AF" w:rsidRDefault="00924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0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6102A" w14:textId="77777777" w:rsidR="007C6BC0" w:rsidRDefault="007C6BC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8E7ED" w14:textId="77777777" w:rsidR="007C6BC0" w:rsidRDefault="007C6BC0">
    <w:pPr>
      <w:pStyle w:val="Fuzeil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486656F3" w14:textId="77777777" w:rsidR="007C6BC0" w:rsidRDefault="007C6BC0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BBCA3" w14:textId="77777777" w:rsidR="007C6BC0" w:rsidRDefault="007C6BC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8586E" w14:textId="77777777" w:rsidR="009244AF" w:rsidRDefault="009244AF">
      <w:r>
        <w:separator/>
      </w:r>
    </w:p>
  </w:footnote>
  <w:footnote w:type="continuationSeparator" w:id="0">
    <w:p w14:paraId="63FE44F4" w14:textId="77777777" w:rsidR="009244AF" w:rsidRDefault="009244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9EF6B" w14:textId="77777777" w:rsidR="007C6BC0" w:rsidRDefault="007C6BC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23C1C" w14:textId="77777777" w:rsidR="007C6BC0" w:rsidRPr="005001AC" w:rsidRDefault="007C6BC0" w:rsidP="005001AC">
    <w:pPr>
      <w:jc w:val="right"/>
      <w:rPr>
        <w:sz w:val="20"/>
      </w:rPr>
    </w:pPr>
  </w:p>
  <w:p w14:paraId="18F8F636" w14:textId="77777777" w:rsidR="007C6BC0" w:rsidRDefault="007C6BC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5ADD" w14:textId="77777777" w:rsidR="007C6BC0" w:rsidRDefault="007C6BC0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ennumm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3D2E"/>
    <w:rsid w:val="00015F74"/>
    <w:rsid w:val="000201B8"/>
    <w:rsid w:val="00025E5F"/>
    <w:rsid w:val="0003232B"/>
    <w:rsid w:val="00032C51"/>
    <w:rsid w:val="00036D38"/>
    <w:rsid w:val="00043571"/>
    <w:rsid w:val="000456AB"/>
    <w:rsid w:val="00046410"/>
    <w:rsid w:val="0004662C"/>
    <w:rsid w:val="000650EF"/>
    <w:rsid w:val="00065EBD"/>
    <w:rsid w:val="00082DE3"/>
    <w:rsid w:val="00083B44"/>
    <w:rsid w:val="00084C2A"/>
    <w:rsid w:val="000850DC"/>
    <w:rsid w:val="00085FBC"/>
    <w:rsid w:val="00087EFC"/>
    <w:rsid w:val="00093CD2"/>
    <w:rsid w:val="00094365"/>
    <w:rsid w:val="000A0BAC"/>
    <w:rsid w:val="000A5ED1"/>
    <w:rsid w:val="000B23F8"/>
    <w:rsid w:val="000B2E64"/>
    <w:rsid w:val="000B4188"/>
    <w:rsid w:val="000C274C"/>
    <w:rsid w:val="000C2771"/>
    <w:rsid w:val="000D4F06"/>
    <w:rsid w:val="000D68BD"/>
    <w:rsid w:val="000D6EA1"/>
    <w:rsid w:val="000E77B7"/>
    <w:rsid w:val="000E7CED"/>
    <w:rsid w:val="000F0DCE"/>
    <w:rsid w:val="000F2098"/>
    <w:rsid w:val="000F6171"/>
    <w:rsid w:val="000F6F16"/>
    <w:rsid w:val="00107995"/>
    <w:rsid w:val="00111843"/>
    <w:rsid w:val="0011260B"/>
    <w:rsid w:val="00112C5B"/>
    <w:rsid w:val="00113908"/>
    <w:rsid w:val="00114193"/>
    <w:rsid w:val="001154E6"/>
    <w:rsid w:val="00115A38"/>
    <w:rsid w:val="0011687B"/>
    <w:rsid w:val="00117E19"/>
    <w:rsid w:val="00124060"/>
    <w:rsid w:val="00124F82"/>
    <w:rsid w:val="001278E3"/>
    <w:rsid w:val="00130743"/>
    <w:rsid w:val="00130B50"/>
    <w:rsid w:val="00143E46"/>
    <w:rsid w:val="001467F9"/>
    <w:rsid w:val="00146E81"/>
    <w:rsid w:val="00162BC7"/>
    <w:rsid w:val="0016337A"/>
    <w:rsid w:val="001637B6"/>
    <w:rsid w:val="00164269"/>
    <w:rsid w:val="001715E0"/>
    <w:rsid w:val="00172D37"/>
    <w:rsid w:val="00174145"/>
    <w:rsid w:val="00177054"/>
    <w:rsid w:val="00186022"/>
    <w:rsid w:val="00187375"/>
    <w:rsid w:val="001912C9"/>
    <w:rsid w:val="00193FE9"/>
    <w:rsid w:val="001966FD"/>
    <w:rsid w:val="00197826"/>
    <w:rsid w:val="001A1BDE"/>
    <w:rsid w:val="001A72DA"/>
    <w:rsid w:val="001B10F2"/>
    <w:rsid w:val="001B18B6"/>
    <w:rsid w:val="001B3B98"/>
    <w:rsid w:val="001C39B2"/>
    <w:rsid w:val="001C5C4C"/>
    <w:rsid w:val="001C7B4E"/>
    <w:rsid w:val="001D23EB"/>
    <w:rsid w:val="001E4CFB"/>
    <w:rsid w:val="001E761C"/>
    <w:rsid w:val="001F0876"/>
    <w:rsid w:val="001F0B92"/>
    <w:rsid w:val="001F167C"/>
    <w:rsid w:val="001F32AC"/>
    <w:rsid w:val="001F3811"/>
    <w:rsid w:val="001F5516"/>
    <w:rsid w:val="001F5E91"/>
    <w:rsid w:val="0020183F"/>
    <w:rsid w:val="00205A1A"/>
    <w:rsid w:val="002072CA"/>
    <w:rsid w:val="002077B9"/>
    <w:rsid w:val="00221C70"/>
    <w:rsid w:val="00222A9D"/>
    <w:rsid w:val="0022379E"/>
    <w:rsid w:val="002251AF"/>
    <w:rsid w:val="00227D86"/>
    <w:rsid w:val="002314DA"/>
    <w:rsid w:val="00231D54"/>
    <w:rsid w:val="002413DE"/>
    <w:rsid w:val="00243B68"/>
    <w:rsid w:val="00262390"/>
    <w:rsid w:val="0026276A"/>
    <w:rsid w:val="00262D72"/>
    <w:rsid w:val="00272BF3"/>
    <w:rsid w:val="00276332"/>
    <w:rsid w:val="002800B6"/>
    <w:rsid w:val="002809B4"/>
    <w:rsid w:val="002845A6"/>
    <w:rsid w:val="00287E54"/>
    <w:rsid w:val="00295044"/>
    <w:rsid w:val="002B35D4"/>
    <w:rsid w:val="002C030F"/>
    <w:rsid w:val="002C259F"/>
    <w:rsid w:val="002C6726"/>
    <w:rsid w:val="002D06C5"/>
    <w:rsid w:val="002D5DB1"/>
    <w:rsid w:val="002E00F4"/>
    <w:rsid w:val="002E3D48"/>
    <w:rsid w:val="002F2566"/>
    <w:rsid w:val="002F3966"/>
    <w:rsid w:val="002F6EC1"/>
    <w:rsid w:val="0030710E"/>
    <w:rsid w:val="00316B12"/>
    <w:rsid w:val="00320E2C"/>
    <w:rsid w:val="0033060A"/>
    <w:rsid w:val="00331D75"/>
    <w:rsid w:val="00336E80"/>
    <w:rsid w:val="00341B40"/>
    <w:rsid w:val="00343452"/>
    <w:rsid w:val="00355362"/>
    <w:rsid w:val="0035692C"/>
    <w:rsid w:val="00360016"/>
    <w:rsid w:val="00360937"/>
    <w:rsid w:val="00363E44"/>
    <w:rsid w:val="003651BE"/>
    <w:rsid w:val="0036653B"/>
    <w:rsid w:val="00370DC0"/>
    <w:rsid w:val="003733A5"/>
    <w:rsid w:val="00392153"/>
    <w:rsid w:val="00394D29"/>
    <w:rsid w:val="003954B2"/>
    <w:rsid w:val="00395E86"/>
    <w:rsid w:val="003978C8"/>
    <w:rsid w:val="003A2792"/>
    <w:rsid w:val="003A2FD8"/>
    <w:rsid w:val="003A3B51"/>
    <w:rsid w:val="003B037E"/>
    <w:rsid w:val="003B40E6"/>
    <w:rsid w:val="003B4959"/>
    <w:rsid w:val="003B723D"/>
    <w:rsid w:val="003C007A"/>
    <w:rsid w:val="003C0A97"/>
    <w:rsid w:val="003C3568"/>
    <w:rsid w:val="003C4F67"/>
    <w:rsid w:val="003C7758"/>
    <w:rsid w:val="003D1D16"/>
    <w:rsid w:val="003E1980"/>
    <w:rsid w:val="003E23EB"/>
    <w:rsid w:val="003F1AE5"/>
    <w:rsid w:val="003F47DB"/>
    <w:rsid w:val="003F6E14"/>
    <w:rsid w:val="00405336"/>
    <w:rsid w:val="00422702"/>
    <w:rsid w:val="0043366D"/>
    <w:rsid w:val="0044445B"/>
    <w:rsid w:val="00451C34"/>
    <w:rsid w:val="0045435B"/>
    <w:rsid w:val="00455FE4"/>
    <w:rsid w:val="004568BC"/>
    <w:rsid w:val="004571D5"/>
    <w:rsid w:val="00457EBF"/>
    <w:rsid w:val="00462718"/>
    <w:rsid w:val="00462F1B"/>
    <w:rsid w:val="0046356B"/>
    <w:rsid w:val="00465271"/>
    <w:rsid w:val="00465B6D"/>
    <w:rsid w:val="00466480"/>
    <w:rsid w:val="00471737"/>
    <w:rsid w:val="00471A78"/>
    <w:rsid w:val="00477182"/>
    <w:rsid w:val="004779CB"/>
    <w:rsid w:val="00481118"/>
    <w:rsid w:val="00485A8E"/>
    <w:rsid w:val="0048602F"/>
    <w:rsid w:val="004A0180"/>
    <w:rsid w:val="004A41FB"/>
    <w:rsid w:val="004B1629"/>
    <w:rsid w:val="004B2481"/>
    <w:rsid w:val="004B428C"/>
    <w:rsid w:val="004C773D"/>
    <w:rsid w:val="004D0E96"/>
    <w:rsid w:val="004D2A8C"/>
    <w:rsid w:val="004D5A1F"/>
    <w:rsid w:val="004E0261"/>
    <w:rsid w:val="004E42D8"/>
    <w:rsid w:val="004E5BF0"/>
    <w:rsid w:val="004E7BA2"/>
    <w:rsid w:val="004F054A"/>
    <w:rsid w:val="004F16C1"/>
    <w:rsid w:val="004F7EDF"/>
    <w:rsid w:val="005001AC"/>
    <w:rsid w:val="00505D47"/>
    <w:rsid w:val="00510623"/>
    <w:rsid w:val="00517016"/>
    <w:rsid w:val="00527D71"/>
    <w:rsid w:val="00527D84"/>
    <w:rsid w:val="005314B5"/>
    <w:rsid w:val="00542AE4"/>
    <w:rsid w:val="0054432F"/>
    <w:rsid w:val="00550E63"/>
    <w:rsid w:val="00552C23"/>
    <w:rsid w:val="005574C5"/>
    <w:rsid w:val="005607DD"/>
    <w:rsid w:val="00564C37"/>
    <w:rsid w:val="00572DFF"/>
    <w:rsid w:val="00577EA2"/>
    <w:rsid w:val="00581B3D"/>
    <w:rsid w:val="00583034"/>
    <w:rsid w:val="00594A84"/>
    <w:rsid w:val="005971B9"/>
    <w:rsid w:val="005A1F70"/>
    <w:rsid w:val="005A558C"/>
    <w:rsid w:val="005A7ABB"/>
    <w:rsid w:val="005B186E"/>
    <w:rsid w:val="005B2FB2"/>
    <w:rsid w:val="005B5D4B"/>
    <w:rsid w:val="005C3BF1"/>
    <w:rsid w:val="005C6651"/>
    <w:rsid w:val="005D6D71"/>
    <w:rsid w:val="005E28F8"/>
    <w:rsid w:val="005E5C0F"/>
    <w:rsid w:val="005E6513"/>
    <w:rsid w:val="005F59B4"/>
    <w:rsid w:val="005F75CC"/>
    <w:rsid w:val="00602462"/>
    <w:rsid w:val="0060560B"/>
    <w:rsid w:val="00611F9E"/>
    <w:rsid w:val="00615EDE"/>
    <w:rsid w:val="0062274E"/>
    <w:rsid w:val="006237D4"/>
    <w:rsid w:val="00625199"/>
    <w:rsid w:val="00631F88"/>
    <w:rsid w:val="006330E9"/>
    <w:rsid w:val="00640BB7"/>
    <w:rsid w:val="00645E70"/>
    <w:rsid w:val="00651114"/>
    <w:rsid w:val="00655E36"/>
    <w:rsid w:val="00662122"/>
    <w:rsid w:val="006622CF"/>
    <w:rsid w:val="00664A12"/>
    <w:rsid w:val="0066722B"/>
    <w:rsid w:val="00670299"/>
    <w:rsid w:val="006712ED"/>
    <w:rsid w:val="00680C2A"/>
    <w:rsid w:val="00682116"/>
    <w:rsid w:val="00682775"/>
    <w:rsid w:val="0068469F"/>
    <w:rsid w:val="00691985"/>
    <w:rsid w:val="006933F0"/>
    <w:rsid w:val="006962C1"/>
    <w:rsid w:val="006970E2"/>
    <w:rsid w:val="006A1B64"/>
    <w:rsid w:val="006A2075"/>
    <w:rsid w:val="006A287D"/>
    <w:rsid w:val="006A62BB"/>
    <w:rsid w:val="006B03AD"/>
    <w:rsid w:val="006F2C2B"/>
    <w:rsid w:val="006F602A"/>
    <w:rsid w:val="006F7E5E"/>
    <w:rsid w:val="00706022"/>
    <w:rsid w:val="007108F5"/>
    <w:rsid w:val="00713AF2"/>
    <w:rsid w:val="00713E5B"/>
    <w:rsid w:val="00721084"/>
    <w:rsid w:val="00722F8C"/>
    <w:rsid w:val="00723992"/>
    <w:rsid w:val="00732D58"/>
    <w:rsid w:val="00733E8B"/>
    <w:rsid w:val="00734C86"/>
    <w:rsid w:val="00735CE1"/>
    <w:rsid w:val="007402FC"/>
    <w:rsid w:val="007411A1"/>
    <w:rsid w:val="00741EC0"/>
    <w:rsid w:val="0074279E"/>
    <w:rsid w:val="00743F27"/>
    <w:rsid w:val="00755357"/>
    <w:rsid w:val="007563F2"/>
    <w:rsid w:val="007604B8"/>
    <w:rsid w:val="00760608"/>
    <w:rsid w:val="00764008"/>
    <w:rsid w:val="007640FA"/>
    <w:rsid w:val="0076558A"/>
    <w:rsid w:val="00773F2C"/>
    <w:rsid w:val="007951CC"/>
    <w:rsid w:val="007A2C9F"/>
    <w:rsid w:val="007B6D3C"/>
    <w:rsid w:val="007B7C40"/>
    <w:rsid w:val="007C3A8C"/>
    <w:rsid w:val="007C5CAA"/>
    <w:rsid w:val="007C6BC0"/>
    <w:rsid w:val="007D578F"/>
    <w:rsid w:val="007E5FCB"/>
    <w:rsid w:val="007E6E86"/>
    <w:rsid w:val="007F122E"/>
    <w:rsid w:val="008019D1"/>
    <w:rsid w:val="00807D35"/>
    <w:rsid w:val="008115D9"/>
    <w:rsid w:val="008242D9"/>
    <w:rsid w:val="00825950"/>
    <w:rsid w:val="00846D04"/>
    <w:rsid w:val="00856563"/>
    <w:rsid w:val="00857544"/>
    <w:rsid w:val="00863174"/>
    <w:rsid w:val="00864744"/>
    <w:rsid w:val="008730FF"/>
    <w:rsid w:val="008826E5"/>
    <w:rsid w:val="00885C9B"/>
    <w:rsid w:val="0089198E"/>
    <w:rsid w:val="008927D0"/>
    <w:rsid w:val="00896408"/>
    <w:rsid w:val="008A05EC"/>
    <w:rsid w:val="008A46EE"/>
    <w:rsid w:val="008B1958"/>
    <w:rsid w:val="008B44F0"/>
    <w:rsid w:val="008B7D04"/>
    <w:rsid w:val="008D5D2A"/>
    <w:rsid w:val="008E2CF1"/>
    <w:rsid w:val="008F0426"/>
    <w:rsid w:val="008F08DC"/>
    <w:rsid w:val="008F2C18"/>
    <w:rsid w:val="008F3E9E"/>
    <w:rsid w:val="008F5A8A"/>
    <w:rsid w:val="009055D1"/>
    <w:rsid w:val="0090625D"/>
    <w:rsid w:val="00907DA2"/>
    <w:rsid w:val="00913FE1"/>
    <w:rsid w:val="00914B63"/>
    <w:rsid w:val="00922704"/>
    <w:rsid w:val="00922705"/>
    <w:rsid w:val="009244AF"/>
    <w:rsid w:val="00924546"/>
    <w:rsid w:val="00931718"/>
    <w:rsid w:val="00932FE5"/>
    <w:rsid w:val="00933869"/>
    <w:rsid w:val="009354F3"/>
    <w:rsid w:val="009362F4"/>
    <w:rsid w:val="009414D1"/>
    <w:rsid w:val="0094157A"/>
    <w:rsid w:val="009444EA"/>
    <w:rsid w:val="009447DC"/>
    <w:rsid w:val="00961BA5"/>
    <w:rsid w:val="009659E4"/>
    <w:rsid w:val="009743A9"/>
    <w:rsid w:val="00975720"/>
    <w:rsid w:val="00976171"/>
    <w:rsid w:val="00984B26"/>
    <w:rsid w:val="0098579A"/>
    <w:rsid w:val="009859A7"/>
    <w:rsid w:val="00995148"/>
    <w:rsid w:val="0099604C"/>
    <w:rsid w:val="009A5287"/>
    <w:rsid w:val="009B2AC5"/>
    <w:rsid w:val="009B2F71"/>
    <w:rsid w:val="009B3533"/>
    <w:rsid w:val="009B7984"/>
    <w:rsid w:val="009C1E2E"/>
    <w:rsid w:val="009C6D49"/>
    <w:rsid w:val="009D0A3B"/>
    <w:rsid w:val="009E7165"/>
    <w:rsid w:val="009F2C44"/>
    <w:rsid w:val="009F34CE"/>
    <w:rsid w:val="009F4BED"/>
    <w:rsid w:val="009F5AB0"/>
    <w:rsid w:val="009F7D93"/>
    <w:rsid w:val="00A20054"/>
    <w:rsid w:val="00A2188B"/>
    <w:rsid w:val="00A228E3"/>
    <w:rsid w:val="00A276DF"/>
    <w:rsid w:val="00A3084A"/>
    <w:rsid w:val="00A3192F"/>
    <w:rsid w:val="00A3403B"/>
    <w:rsid w:val="00A41F1B"/>
    <w:rsid w:val="00A50033"/>
    <w:rsid w:val="00A51A12"/>
    <w:rsid w:val="00A56082"/>
    <w:rsid w:val="00A60029"/>
    <w:rsid w:val="00A627D4"/>
    <w:rsid w:val="00A700BA"/>
    <w:rsid w:val="00A74DA2"/>
    <w:rsid w:val="00A778F9"/>
    <w:rsid w:val="00A82F3C"/>
    <w:rsid w:val="00A87F05"/>
    <w:rsid w:val="00A92733"/>
    <w:rsid w:val="00A95EA7"/>
    <w:rsid w:val="00A97FD0"/>
    <w:rsid w:val="00AA068B"/>
    <w:rsid w:val="00AA76F3"/>
    <w:rsid w:val="00AB6A17"/>
    <w:rsid w:val="00AB76BD"/>
    <w:rsid w:val="00AC7DA6"/>
    <w:rsid w:val="00AD499C"/>
    <w:rsid w:val="00AF398E"/>
    <w:rsid w:val="00B01682"/>
    <w:rsid w:val="00B12410"/>
    <w:rsid w:val="00B30334"/>
    <w:rsid w:val="00B3147F"/>
    <w:rsid w:val="00B3529E"/>
    <w:rsid w:val="00B36869"/>
    <w:rsid w:val="00B43B31"/>
    <w:rsid w:val="00B45D3E"/>
    <w:rsid w:val="00B47CFA"/>
    <w:rsid w:val="00B5113A"/>
    <w:rsid w:val="00B570DC"/>
    <w:rsid w:val="00B57F00"/>
    <w:rsid w:val="00B626CB"/>
    <w:rsid w:val="00B62AF1"/>
    <w:rsid w:val="00B670D9"/>
    <w:rsid w:val="00B7560C"/>
    <w:rsid w:val="00B77E40"/>
    <w:rsid w:val="00B82C22"/>
    <w:rsid w:val="00B82F26"/>
    <w:rsid w:val="00B93DBA"/>
    <w:rsid w:val="00B9440A"/>
    <w:rsid w:val="00B952C1"/>
    <w:rsid w:val="00B968D7"/>
    <w:rsid w:val="00BA3095"/>
    <w:rsid w:val="00BA3953"/>
    <w:rsid w:val="00BA5CF0"/>
    <w:rsid w:val="00BA5E9E"/>
    <w:rsid w:val="00BB236C"/>
    <w:rsid w:val="00BB2D2A"/>
    <w:rsid w:val="00BB34B9"/>
    <w:rsid w:val="00BB7241"/>
    <w:rsid w:val="00BC7537"/>
    <w:rsid w:val="00BD08F5"/>
    <w:rsid w:val="00BD58CF"/>
    <w:rsid w:val="00BE3DB7"/>
    <w:rsid w:val="00BE7FD9"/>
    <w:rsid w:val="00BF0717"/>
    <w:rsid w:val="00BF1BEB"/>
    <w:rsid w:val="00BF1BF9"/>
    <w:rsid w:val="00BF4593"/>
    <w:rsid w:val="00BF736B"/>
    <w:rsid w:val="00C04CC1"/>
    <w:rsid w:val="00C071FC"/>
    <w:rsid w:val="00C076A5"/>
    <w:rsid w:val="00C13B52"/>
    <w:rsid w:val="00C1766B"/>
    <w:rsid w:val="00C229ED"/>
    <w:rsid w:val="00C22C02"/>
    <w:rsid w:val="00C2743A"/>
    <w:rsid w:val="00C27F6F"/>
    <w:rsid w:val="00C30E58"/>
    <w:rsid w:val="00C30E83"/>
    <w:rsid w:val="00C32A08"/>
    <w:rsid w:val="00C34752"/>
    <w:rsid w:val="00C41D5D"/>
    <w:rsid w:val="00C42E38"/>
    <w:rsid w:val="00C50C6D"/>
    <w:rsid w:val="00C51E1A"/>
    <w:rsid w:val="00C600D9"/>
    <w:rsid w:val="00C634D7"/>
    <w:rsid w:val="00C6519A"/>
    <w:rsid w:val="00C73E09"/>
    <w:rsid w:val="00C901DE"/>
    <w:rsid w:val="00CA66EE"/>
    <w:rsid w:val="00CA7BE9"/>
    <w:rsid w:val="00CB0570"/>
    <w:rsid w:val="00CB122D"/>
    <w:rsid w:val="00CB7DB9"/>
    <w:rsid w:val="00CC1384"/>
    <w:rsid w:val="00CC6E3D"/>
    <w:rsid w:val="00CC7C1A"/>
    <w:rsid w:val="00CD2AC5"/>
    <w:rsid w:val="00CD3720"/>
    <w:rsid w:val="00CD7B0E"/>
    <w:rsid w:val="00CE6EAA"/>
    <w:rsid w:val="00CF1848"/>
    <w:rsid w:val="00CF233B"/>
    <w:rsid w:val="00CF5C2F"/>
    <w:rsid w:val="00D04BCF"/>
    <w:rsid w:val="00D05218"/>
    <w:rsid w:val="00D10134"/>
    <w:rsid w:val="00D10AAB"/>
    <w:rsid w:val="00D10F79"/>
    <w:rsid w:val="00D12FDC"/>
    <w:rsid w:val="00D134C2"/>
    <w:rsid w:val="00D143D9"/>
    <w:rsid w:val="00D172E3"/>
    <w:rsid w:val="00D1732C"/>
    <w:rsid w:val="00D24D2F"/>
    <w:rsid w:val="00D25C41"/>
    <w:rsid w:val="00D314E2"/>
    <w:rsid w:val="00D36780"/>
    <w:rsid w:val="00D42300"/>
    <w:rsid w:val="00D4372A"/>
    <w:rsid w:val="00D60BB0"/>
    <w:rsid w:val="00D6282C"/>
    <w:rsid w:val="00D65671"/>
    <w:rsid w:val="00D65708"/>
    <w:rsid w:val="00D757C7"/>
    <w:rsid w:val="00D8159F"/>
    <w:rsid w:val="00D82645"/>
    <w:rsid w:val="00D871E5"/>
    <w:rsid w:val="00D95D1D"/>
    <w:rsid w:val="00DA4655"/>
    <w:rsid w:val="00DB03E3"/>
    <w:rsid w:val="00DC0D9E"/>
    <w:rsid w:val="00DC44F4"/>
    <w:rsid w:val="00DD1D04"/>
    <w:rsid w:val="00DD356A"/>
    <w:rsid w:val="00DD6F15"/>
    <w:rsid w:val="00DD79D7"/>
    <w:rsid w:val="00DE0DA8"/>
    <w:rsid w:val="00DE3C71"/>
    <w:rsid w:val="00DF5271"/>
    <w:rsid w:val="00E037AD"/>
    <w:rsid w:val="00E10A46"/>
    <w:rsid w:val="00E200C4"/>
    <w:rsid w:val="00E20431"/>
    <w:rsid w:val="00E218A7"/>
    <w:rsid w:val="00E24DBB"/>
    <w:rsid w:val="00E257C8"/>
    <w:rsid w:val="00E304F8"/>
    <w:rsid w:val="00E309AA"/>
    <w:rsid w:val="00E32151"/>
    <w:rsid w:val="00E32DDF"/>
    <w:rsid w:val="00E335D6"/>
    <w:rsid w:val="00E40896"/>
    <w:rsid w:val="00E43D2D"/>
    <w:rsid w:val="00E449CB"/>
    <w:rsid w:val="00E53F61"/>
    <w:rsid w:val="00E63760"/>
    <w:rsid w:val="00E64049"/>
    <w:rsid w:val="00E7007F"/>
    <w:rsid w:val="00E71201"/>
    <w:rsid w:val="00E72AFF"/>
    <w:rsid w:val="00E7436E"/>
    <w:rsid w:val="00E80E80"/>
    <w:rsid w:val="00E82AD8"/>
    <w:rsid w:val="00E921F6"/>
    <w:rsid w:val="00E95DDD"/>
    <w:rsid w:val="00E9773B"/>
    <w:rsid w:val="00EA2EDC"/>
    <w:rsid w:val="00EA467D"/>
    <w:rsid w:val="00EB33ED"/>
    <w:rsid w:val="00EB7C99"/>
    <w:rsid w:val="00EC13A3"/>
    <w:rsid w:val="00EC47EA"/>
    <w:rsid w:val="00EC5BD8"/>
    <w:rsid w:val="00EC7C85"/>
    <w:rsid w:val="00ED69CA"/>
    <w:rsid w:val="00ED6F58"/>
    <w:rsid w:val="00EE12F5"/>
    <w:rsid w:val="00EE28A3"/>
    <w:rsid w:val="00EE35AB"/>
    <w:rsid w:val="00EE5F3C"/>
    <w:rsid w:val="00EE7D48"/>
    <w:rsid w:val="00EF145C"/>
    <w:rsid w:val="00EF1CAD"/>
    <w:rsid w:val="00EF25A3"/>
    <w:rsid w:val="00F0010F"/>
    <w:rsid w:val="00F0182A"/>
    <w:rsid w:val="00F052F2"/>
    <w:rsid w:val="00F10E95"/>
    <w:rsid w:val="00F125EE"/>
    <w:rsid w:val="00F12E98"/>
    <w:rsid w:val="00F14C51"/>
    <w:rsid w:val="00F1784F"/>
    <w:rsid w:val="00F20130"/>
    <w:rsid w:val="00F22029"/>
    <w:rsid w:val="00F22CBB"/>
    <w:rsid w:val="00F23E46"/>
    <w:rsid w:val="00F30E26"/>
    <w:rsid w:val="00F33850"/>
    <w:rsid w:val="00F3515C"/>
    <w:rsid w:val="00F3644B"/>
    <w:rsid w:val="00F44ACE"/>
    <w:rsid w:val="00F471BB"/>
    <w:rsid w:val="00F47BA3"/>
    <w:rsid w:val="00F515C0"/>
    <w:rsid w:val="00F56E67"/>
    <w:rsid w:val="00F630EA"/>
    <w:rsid w:val="00F63790"/>
    <w:rsid w:val="00F6474F"/>
    <w:rsid w:val="00F669E7"/>
    <w:rsid w:val="00F67615"/>
    <w:rsid w:val="00F7007A"/>
    <w:rsid w:val="00F7007E"/>
    <w:rsid w:val="00F73193"/>
    <w:rsid w:val="00F73EF5"/>
    <w:rsid w:val="00F74F95"/>
    <w:rsid w:val="00F8043E"/>
    <w:rsid w:val="00F80705"/>
    <w:rsid w:val="00F82B76"/>
    <w:rsid w:val="00F842CE"/>
    <w:rsid w:val="00F9359B"/>
    <w:rsid w:val="00F94F5D"/>
    <w:rsid w:val="00FA1481"/>
    <w:rsid w:val="00FB046C"/>
    <w:rsid w:val="00FB1C42"/>
    <w:rsid w:val="00FB32EC"/>
    <w:rsid w:val="00FB45AB"/>
    <w:rsid w:val="00FB7EF7"/>
    <w:rsid w:val="00FC49B7"/>
    <w:rsid w:val="00FC66EC"/>
    <w:rsid w:val="00FD4AF2"/>
    <w:rsid w:val="00FD50C0"/>
    <w:rsid w:val="00FD69C7"/>
    <w:rsid w:val="00FE062B"/>
    <w:rsid w:val="00FE24F0"/>
    <w:rsid w:val="00FE6F4C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1CD9FF7"/>
  <w15:chartTrackingRefBased/>
  <w15:docId w15:val="{70801E18-7CCF-4C88-A79C-4DFA6FFF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semiHidden="1"/>
    <w:lsdException w:name="annotation reference" w:semiHidden="1"/>
    <w:lsdException w:name="line number" w:semiHidden="1"/>
    <w:lsdException w:name="endnote reference" w:semiHidden="1"/>
    <w:lsdException w:name="Title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630EA"/>
    <w:rPr>
      <w:sz w:val="24"/>
    </w:rPr>
  </w:style>
  <w:style w:type="paragraph" w:styleId="berschrift1">
    <w:name w:val="heading 1"/>
    <w:basedOn w:val="Standard"/>
    <w:next w:val="Standard"/>
    <w:link w:val="berschrift1Zchn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berschrift2">
    <w:name w:val="heading 2"/>
    <w:basedOn w:val="Standard"/>
    <w:next w:val="Standard"/>
    <w:link w:val="berschrift2Zchn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berschrift4">
    <w:name w:val="heading 4"/>
    <w:basedOn w:val="Standard"/>
    <w:next w:val="Standard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berschrift5">
    <w:name w:val="heading 5"/>
    <w:basedOn w:val="Standard"/>
    <w:next w:val="Standard"/>
    <w:link w:val="berschrift5Zchn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berschrift8">
    <w:name w:val="heading 8"/>
    <w:basedOn w:val="Standard"/>
    <w:next w:val="Standard"/>
    <w:link w:val="berschrift8Zchn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berschrift9">
    <w:name w:val="heading 9"/>
    <w:basedOn w:val="Standard"/>
    <w:next w:val="Standard"/>
    <w:link w:val="berschrift9Zchn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Seitenzahl">
    <w:name w:val="page number"/>
    <w:basedOn w:val="Absatz-Standardschriftart"/>
    <w:semiHidden/>
    <w:rsid w:val="00477182"/>
  </w:style>
  <w:style w:type="character" w:customStyle="1" w:styleId="berschrift1Zchn">
    <w:name w:val="Überschrift 1 Zchn"/>
    <w:link w:val="berschrift1"/>
    <w:semiHidden/>
    <w:rsid w:val="00FF04E3"/>
    <w:rPr>
      <w:b/>
      <w:bCs/>
      <w:kern w:val="32"/>
      <w:sz w:val="24"/>
      <w:szCs w:val="24"/>
    </w:rPr>
  </w:style>
  <w:style w:type="character" w:customStyle="1" w:styleId="berschrift2Zchn">
    <w:name w:val="Überschrift 2 Zchn"/>
    <w:link w:val="berschrift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berschrift5Zchn">
    <w:name w:val="Überschrift 5 Zchn"/>
    <w:link w:val="berschrift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berschrift6Zchn">
    <w:name w:val="Überschrift 6 Zchn"/>
    <w:link w:val="berschrift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berschrift7Zchn">
    <w:name w:val="Überschrift 7 Zchn"/>
    <w:link w:val="berschrift7"/>
    <w:semiHidden/>
    <w:rsid w:val="00FF04E3"/>
    <w:rPr>
      <w:rFonts w:ascii="Calibri" w:hAnsi="Calibri"/>
      <w:sz w:val="24"/>
      <w:szCs w:val="24"/>
    </w:rPr>
  </w:style>
  <w:style w:type="character" w:customStyle="1" w:styleId="berschrift8Zchn">
    <w:name w:val="Überschrift 8 Zchn"/>
    <w:link w:val="berschrift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berschrift9Zchn">
    <w:name w:val="Überschrift 9 Zchn"/>
    <w:link w:val="berschrift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berschrift1"/>
    <w:qFormat/>
    <w:rsid w:val="00F74F95"/>
  </w:style>
  <w:style w:type="paragraph" w:customStyle="1" w:styleId="SMSubheading">
    <w:name w:val="SM Subheading"/>
    <w:basedOn w:val="Standard"/>
    <w:qFormat/>
    <w:rsid w:val="00B9440A"/>
    <w:rPr>
      <w:u w:val="words"/>
    </w:rPr>
  </w:style>
  <w:style w:type="paragraph" w:customStyle="1" w:styleId="SMText">
    <w:name w:val="SM Text"/>
    <w:basedOn w:val="Standard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Sprechblasentext">
    <w:name w:val="Balloon Text"/>
    <w:basedOn w:val="Standard"/>
    <w:link w:val="SprechblasentextZchn"/>
    <w:semiHidden/>
    <w:rsid w:val="0040533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FF04E3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next w:val="Standard"/>
    <w:uiPriority w:val="37"/>
    <w:semiHidden/>
    <w:rsid w:val="00405336"/>
  </w:style>
  <w:style w:type="paragraph" w:styleId="Blocktext">
    <w:name w:val="Block Text"/>
    <w:basedOn w:val="Standard"/>
    <w:semiHidden/>
    <w:rsid w:val="00405336"/>
    <w:pPr>
      <w:spacing w:after="120"/>
      <w:ind w:left="1440" w:right="1440"/>
    </w:pPr>
  </w:style>
  <w:style w:type="paragraph" w:styleId="Textkrper">
    <w:name w:val="Body Text"/>
    <w:basedOn w:val="Standard"/>
    <w:link w:val="TextkrperZchn"/>
    <w:semiHidden/>
    <w:rsid w:val="00405336"/>
    <w:pPr>
      <w:spacing w:after="120"/>
    </w:pPr>
  </w:style>
  <w:style w:type="character" w:customStyle="1" w:styleId="TextkrperZchn">
    <w:name w:val="Textkörper Zchn"/>
    <w:link w:val="Textkrper"/>
    <w:semiHidden/>
    <w:rsid w:val="00FF04E3"/>
    <w:rPr>
      <w:sz w:val="24"/>
    </w:rPr>
  </w:style>
  <w:style w:type="paragraph" w:styleId="Textkrper2">
    <w:name w:val="Body Text 2"/>
    <w:basedOn w:val="Standard"/>
    <w:link w:val="Textkrper2Zchn"/>
    <w:semiHidden/>
    <w:rsid w:val="00405336"/>
    <w:pPr>
      <w:spacing w:after="120" w:line="480" w:lineRule="auto"/>
    </w:pPr>
  </w:style>
  <w:style w:type="character" w:customStyle="1" w:styleId="Textkrper2Zchn">
    <w:name w:val="Textkörper 2 Zchn"/>
    <w:link w:val="Textkrper2"/>
    <w:semiHidden/>
    <w:rsid w:val="00FF04E3"/>
    <w:rPr>
      <w:sz w:val="24"/>
    </w:rPr>
  </w:style>
  <w:style w:type="paragraph" w:styleId="Textkrper3">
    <w:name w:val="Body Text 3"/>
    <w:basedOn w:val="Standard"/>
    <w:link w:val="Textkrper3Zchn"/>
    <w:semiHidden/>
    <w:rsid w:val="00405336"/>
    <w:pPr>
      <w:spacing w:after="120"/>
    </w:pPr>
    <w:rPr>
      <w:sz w:val="16"/>
      <w:szCs w:val="16"/>
    </w:rPr>
  </w:style>
  <w:style w:type="character" w:customStyle="1" w:styleId="Textkrper3Zchn">
    <w:name w:val="Textkörper 3 Zchn"/>
    <w:link w:val="Textkrper3"/>
    <w:semiHidden/>
    <w:rsid w:val="00FF04E3"/>
    <w:rPr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semiHidden/>
    <w:rsid w:val="00405336"/>
    <w:pPr>
      <w:ind w:firstLine="210"/>
    </w:pPr>
  </w:style>
  <w:style w:type="character" w:customStyle="1" w:styleId="Textkrper-ErstzeileneinzugZchn">
    <w:name w:val="Textkörper-Erstzeileneinzug Zchn"/>
    <w:basedOn w:val="TextkrperZchn"/>
    <w:link w:val="Textkrper-Erstzeileneinzug"/>
    <w:semiHidden/>
    <w:rsid w:val="00FF04E3"/>
    <w:rPr>
      <w:sz w:val="24"/>
    </w:rPr>
  </w:style>
  <w:style w:type="paragraph" w:styleId="Textkrper-Zeileneinzug">
    <w:name w:val="Body Text Indent"/>
    <w:basedOn w:val="Standard"/>
    <w:link w:val="Textkrper-ZeileneinzugZchn"/>
    <w:semiHidden/>
    <w:rsid w:val="00405336"/>
    <w:pPr>
      <w:spacing w:after="120"/>
      <w:ind w:left="360"/>
    </w:pPr>
  </w:style>
  <w:style w:type="character" w:customStyle="1" w:styleId="Textkrper-ZeileneinzugZchn">
    <w:name w:val="Textkörper-Zeileneinzug Zchn"/>
    <w:link w:val="Textkrper-Zeileneinzug"/>
    <w:semiHidden/>
    <w:rsid w:val="00FF04E3"/>
    <w:rPr>
      <w:sz w:val="24"/>
    </w:rPr>
  </w:style>
  <w:style w:type="paragraph" w:styleId="Textkrper-Erstzeileneinzug2">
    <w:name w:val="Body Text First Indent 2"/>
    <w:basedOn w:val="Textkrper-Zeileneinzug"/>
    <w:link w:val="Textkrper-Erstzeileneinzug2Zchn"/>
    <w:semiHidden/>
    <w:rsid w:val="00405336"/>
    <w:pPr>
      <w:ind w:firstLine="21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semiHidden/>
    <w:rsid w:val="00FF04E3"/>
    <w:rPr>
      <w:sz w:val="24"/>
    </w:rPr>
  </w:style>
  <w:style w:type="paragraph" w:styleId="Textkrper-Einzug2">
    <w:name w:val="Body Text Indent 2"/>
    <w:basedOn w:val="Standard"/>
    <w:link w:val="Textkrper-Einzug2Zchn"/>
    <w:semiHidden/>
    <w:rsid w:val="00405336"/>
    <w:pPr>
      <w:spacing w:after="120" w:line="480" w:lineRule="auto"/>
      <w:ind w:left="360"/>
    </w:pPr>
  </w:style>
  <w:style w:type="character" w:customStyle="1" w:styleId="Textkrper-Einzug2Zchn">
    <w:name w:val="Textkörper-Einzug 2 Zchn"/>
    <w:link w:val="Textkrper-Einzug2"/>
    <w:semiHidden/>
    <w:rsid w:val="00FF04E3"/>
    <w:rPr>
      <w:sz w:val="24"/>
    </w:rPr>
  </w:style>
  <w:style w:type="paragraph" w:styleId="Textkrper-Einzug3">
    <w:name w:val="Body Text Indent 3"/>
    <w:basedOn w:val="Standard"/>
    <w:link w:val="Textkrper-Einzug3Zchn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Textkrper-Einzug3Zchn">
    <w:name w:val="Textkörper-Einzug 3 Zchn"/>
    <w:link w:val="Textkrper-Einzug3"/>
    <w:semiHidden/>
    <w:rsid w:val="00FF04E3"/>
    <w:rPr>
      <w:sz w:val="16"/>
      <w:szCs w:val="16"/>
    </w:rPr>
  </w:style>
  <w:style w:type="paragraph" w:styleId="Beschriftung">
    <w:name w:val="caption"/>
    <w:basedOn w:val="Standard"/>
    <w:next w:val="Standard"/>
    <w:semiHidden/>
    <w:qFormat/>
    <w:rsid w:val="00405336"/>
    <w:rPr>
      <w:b/>
      <w:bCs/>
      <w:sz w:val="20"/>
    </w:rPr>
  </w:style>
  <w:style w:type="paragraph" w:styleId="Gruformel">
    <w:name w:val="Closing"/>
    <w:basedOn w:val="Standard"/>
    <w:link w:val="GruformelZchn"/>
    <w:semiHidden/>
    <w:rsid w:val="00405336"/>
    <w:pPr>
      <w:ind w:left="4320"/>
    </w:pPr>
  </w:style>
  <w:style w:type="character" w:customStyle="1" w:styleId="GruformelZchn">
    <w:name w:val="Grußformel Zchn"/>
    <w:link w:val="Gruformel"/>
    <w:semiHidden/>
    <w:rsid w:val="00FF04E3"/>
    <w:rPr>
      <w:sz w:val="24"/>
    </w:rPr>
  </w:style>
  <w:style w:type="paragraph" w:styleId="Kommentartext">
    <w:name w:val="annotation text"/>
    <w:basedOn w:val="Standard"/>
    <w:link w:val="KommentartextZchn"/>
    <w:semiHidden/>
    <w:rsid w:val="00405336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FF04E3"/>
  </w:style>
  <w:style w:type="paragraph" w:styleId="Kommentarthema">
    <w:name w:val="annotation subject"/>
    <w:basedOn w:val="Kommentartext"/>
    <w:next w:val="Kommentartext"/>
    <w:link w:val="KommentarthemaZchn"/>
    <w:semiHidden/>
    <w:rsid w:val="00405336"/>
    <w:rPr>
      <w:b/>
      <w:bCs/>
    </w:rPr>
  </w:style>
  <w:style w:type="character" w:customStyle="1" w:styleId="KommentarthemaZchn">
    <w:name w:val="Kommentarthema Zchn"/>
    <w:link w:val="Kommentarthema"/>
    <w:semiHidden/>
    <w:rsid w:val="00FF04E3"/>
    <w:rPr>
      <w:b/>
      <w:bCs/>
    </w:rPr>
  </w:style>
  <w:style w:type="paragraph" w:styleId="Datum">
    <w:name w:val="Date"/>
    <w:basedOn w:val="Standard"/>
    <w:next w:val="Standard"/>
    <w:link w:val="DatumZchn"/>
    <w:semiHidden/>
    <w:rsid w:val="00405336"/>
  </w:style>
  <w:style w:type="character" w:customStyle="1" w:styleId="DatumZchn">
    <w:name w:val="Datum Zchn"/>
    <w:link w:val="Datum"/>
    <w:semiHidden/>
    <w:rsid w:val="00FF04E3"/>
    <w:rPr>
      <w:sz w:val="24"/>
    </w:rPr>
  </w:style>
  <w:style w:type="paragraph" w:styleId="Dokumentstruktur">
    <w:name w:val="Document Map"/>
    <w:basedOn w:val="Standard"/>
    <w:link w:val="DokumentstrukturZchn"/>
    <w:semiHidden/>
    <w:rsid w:val="00405336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link w:val="Dokumentstruktur"/>
    <w:semiHidden/>
    <w:rsid w:val="00FF04E3"/>
    <w:rPr>
      <w:rFonts w:ascii="Tahoma" w:hAnsi="Tahoma" w:cs="Tahoma"/>
      <w:sz w:val="16"/>
      <w:szCs w:val="16"/>
    </w:rPr>
  </w:style>
  <w:style w:type="paragraph" w:styleId="E-Mail-Signatur">
    <w:name w:val="E-mail Signature"/>
    <w:basedOn w:val="Standard"/>
    <w:link w:val="E-Mail-SignaturZchn"/>
    <w:semiHidden/>
    <w:rsid w:val="00405336"/>
  </w:style>
  <w:style w:type="character" w:customStyle="1" w:styleId="E-Mail-SignaturZchn">
    <w:name w:val="E-Mail-Signatur Zchn"/>
    <w:link w:val="E-Mail-Signatur"/>
    <w:semiHidden/>
    <w:rsid w:val="00FF04E3"/>
    <w:rPr>
      <w:sz w:val="24"/>
    </w:rPr>
  </w:style>
  <w:style w:type="paragraph" w:styleId="Endnotentext">
    <w:name w:val="endnote text"/>
    <w:basedOn w:val="Standard"/>
    <w:link w:val="EndnotentextZchn"/>
    <w:semiHidden/>
    <w:rsid w:val="00405336"/>
    <w:rPr>
      <w:sz w:val="20"/>
    </w:rPr>
  </w:style>
  <w:style w:type="character" w:customStyle="1" w:styleId="EndnotentextZchn">
    <w:name w:val="Endnotentext Zchn"/>
    <w:basedOn w:val="Absatz-Standardschriftart"/>
    <w:link w:val="Endnotentext"/>
    <w:semiHidden/>
    <w:rsid w:val="00FF04E3"/>
  </w:style>
  <w:style w:type="paragraph" w:styleId="Umschlagadresse">
    <w:name w:val="envelope address"/>
    <w:basedOn w:val="Standard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Umschlagabsenderadresse">
    <w:name w:val="envelope return"/>
    <w:basedOn w:val="Standard"/>
    <w:semiHidden/>
    <w:rsid w:val="00405336"/>
    <w:rPr>
      <w:rFonts w:ascii="Cambria" w:hAnsi="Cambria"/>
      <w:sz w:val="20"/>
    </w:rPr>
  </w:style>
  <w:style w:type="paragraph" w:styleId="Fuzeile">
    <w:name w:val="footer"/>
    <w:basedOn w:val="Standard"/>
    <w:link w:val="FuzeileZchn"/>
    <w:semiHidden/>
    <w:rsid w:val="00405336"/>
    <w:pPr>
      <w:tabs>
        <w:tab w:val="center" w:pos="4680"/>
        <w:tab w:val="right" w:pos="9360"/>
      </w:tabs>
    </w:pPr>
  </w:style>
  <w:style w:type="character" w:customStyle="1" w:styleId="FuzeileZchn">
    <w:name w:val="Fußzeile Zchn"/>
    <w:link w:val="Fuzeile"/>
    <w:semiHidden/>
    <w:rsid w:val="00FF04E3"/>
    <w:rPr>
      <w:sz w:val="24"/>
    </w:rPr>
  </w:style>
  <w:style w:type="paragraph" w:styleId="Funotentext">
    <w:name w:val="footnote text"/>
    <w:basedOn w:val="Standard"/>
    <w:link w:val="FunotentextZchn"/>
    <w:semiHidden/>
    <w:rsid w:val="00405336"/>
    <w:rPr>
      <w:sz w:val="20"/>
    </w:rPr>
  </w:style>
  <w:style w:type="character" w:customStyle="1" w:styleId="FunotentextZchn">
    <w:name w:val="Fußnotentext Zchn"/>
    <w:basedOn w:val="Absatz-Standardschriftart"/>
    <w:link w:val="Funotentext"/>
    <w:semiHidden/>
    <w:rsid w:val="00FF04E3"/>
  </w:style>
  <w:style w:type="paragraph" w:styleId="Kopfzeile">
    <w:name w:val="header"/>
    <w:basedOn w:val="Standard"/>
    <w:link w:val="KopfzeileZchn"/>
    <w:semiHidden/>
    <w:rsid w:val="00405336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link w:val="Kopfzeile"/>
    <w:semiHidden/>
    <w:rsid w:val="00FF04E3"/>
    <w:rPr>
      <w:sz w:val="24"/>
    </w:rPr>
  </w:style>
  <w:style w:type="paragraph" w:styleId="HTMLAdresse">
    <w:name w:val="HTML Address"/>
    <w:basedOn w:val="Standard"/>
    <w:link w:val="HTMLAdresseZchn"/>
    <w:semiHidden/>
    <w:rsid w:val="00405336"/>
    <w:rPr>
      <w:i/>
      <w:iCs/>
    </w:rPr>
  </w:style>
  <w:style w:type="character" w:customStyle="1" w:styleId="HTMLAdresseZchn">
    <w:name w:val="HTML Adresse Zchn"/>
    <w:link w:val="HTMLAdresse"/>
    <w:semiHidden/>
    <w:rsid w:val="00FF04E3"/>
    <w:rPr>
      <w:i/>
      <w:iCs/>
      <w:sz w:val="24"/>
    </w:rPr>
  </w:style>
  <w:style w:type="paragraph" w:styleId="HTMLVorformatiert">
    <w:name w:val="HTML Preformatted"/>
    <w:basedOn w:val="Standard"/>
    <w:link w:val="HTMLVorformatiertZchn"/>
    <w:semiHidden/>
    <w:rsid w:val="00405336"/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link w:val="HTMLVorformatiert"/>
    <w:semiHidden/>
    <w:rsid w:val="00FF04E3"/>
    <w:rPr>
      <w:rFonts w:ascii="Courier New" w:hAnsi="Courier New" w:cs="Courier New"/>
    </w:rPr>
  </w:style>
  <w:style w:type="paragraph" w:styleId="Index1">
    <w:name w:val="index 1"/>
    <w:basedOn w:val="Standard"/>
    <w:next w:val="Standard"/>
    <w:autoRedefine/>
    <w:semiHidden/>
    <w:rsid w:val="00405336"/>
    <w:pPr>
      <w:ind w:left="240" w:hanging="240"/>
    </w:pPr>
  </w:style>
  <w:style w:type="paragraph" w:styleId="Index2">
    <w:name w:val="index 2"/>
    <w:basedOn w:val="Standard"/>
    <w:next w:val="Standard"/>
    <w:autoRedefine/>
    <w:semiHidden/>
    <w:rsid w:val="00405336"/>
    <w:pPr>
      <w:ind w:left="480" w:hanging="240"/>
    </w:pPr>
  </w:style>
  <w:style w:type="paragraph" w:styleId="Index3">
    <w:name w:val="index 3"/>
    <w:basedOn w:val="Standard"/>
    <w:next w:val="Standard"/>
    <w:autoRedefine/>
    <w:semiHidden/>
    <w:rsid w:val="00405336"/>
    <w:pPr>
      <w:ind w:left="720" w:hanging="240"/>
    </w:pPr>
  </w:style>
  <w:style w:type="paragraph" w:styleId="Index4">
    <w:name w:val="index 4"/>
    <w:basedOn w:val="Standard"/>
    <w:next w:val="Standard"/>
    <w:autoRedefine/>
    <w:semiHidden/>
    <w:rsid w:val="00405336"/>
    <w:pPr>
      <w:ind w:left="960" w:hanging="240"/>
    </w:pPr>
  </w:style>
  <w:style w:type="paragraph" w:styleId="Index5">
    <w:name w:val="index 5"/>
    <w:basedOn w:val="Standard"/>
    <w:next w:val="Standard"/>
    <w:autoRedefine/>
    <w:semiHidden/>
    <w:rsid w:val="00405336"/>
    <w:pPr>
      <w:ind w:left="1200" w:hanging="240"/>
    </w:pPr>
  </w:style>
  <w:style w:type="paragraph" w:styleId="Index6">
    <w:name w:val="index 6"/>
    <w:basedOn w:val="Standard"/>
    <w:next w:val="Standard"/>
    <w:autoRedefine/>
    <w:semiHidden/>
    <w:rsid w:val="00405336"/>
    <w:pPr>
      <w:ind w:left="1440" w:hanging="240"/>
    </w:pPr>
  </w:style>
  <w:style w:type="paragraph" w:styleId="Index7">
    <w:name w:val="index 7"/>
    <w:basedOn w:val="Standard"/>
    <w:next w:val="Standard"/>
    <w:autoRedefine/>
    <w:semiHidden/>
    <w:rsid w:val="00405336"/>
    <w:pPr>
      <w:ind w:left="1680" w:hanging="240"/>
    </w:pPr>
  </w:style>
  <w:style w:type="paragraph" w:styleId="Index8">
    <w:name w:val="index 8"/>
    <w:basedOn w:val="Standard"/>
    <w:next w:val="Standard"/>
    <w:autoRedefine/>
    <w:semiHidden/>
    <w:rsid w:val="00405336"/>
    <w:pPr>
      <w:ind w:left="1920" w:hanging="240"/>
    </w:pPr>
  </w:style>
  <w:style w:type="paragraph" w:styleId="Index9">
    <w:name w:val="index 9"/>
    <w:basedOn w:val="Standard"/>
    <w:next w:val="Standard"/>
    <w:autoRedefine/>
    <w:semiHidden/>
    <w:rsid w:val="00405336"/>
    <w:pPr>
      <w:ind w:left="2160" w:hanging="240"/>
    </w:pPr>
  </w:style>
  <w:style w:type="paragraph" w:styleId="Indexberschrift">
    <w:name w:val="index heading"/>
    <w:basedOn w:val="Standard"/>
    <w:next w:val="Index1"/>
    <w:semiHidden/>
    <w:rsid w:val="00405336"/>
    <w:rPr>
      <w:rFonts w:ascii="Cambria" w:hAnsi="Cambria"/>
      <w:b/>
      <w:bCs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ivesZitatZchn">
    <w:name w:val="Intensives Zitat Zchn"/>
    <w:link w:val="IntensivesZitat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e">
    <w:name w:val="List"/>
    <w:basedOn w:val="Standard"/>
    <w:semiHidden/>
    <w:rsid w:val="00405336"/>
    <w:pPr>
      <w:ind w:left="360" w:hanging="360"/>
      <w:contextualSpacing/>
    </w:pPr>
  </w:style>
  <w:style w:type="paragraph" w:styleId="Liste2">
    <w:name w:val="List 2"/>
    <w:basedOn w:val="Standard"/>
    <w:semiHidden/>
    <w:rsid w:val="00405336"/>
    <w:pPr>
      <w:ind w:left="720" w:hanging="360"/>
      <w:contextualSpacing/>
    </w:pPr>
  </w:style>
  <w:style w:type="paragraph" w:styleId="Liste3">
    <w:name w:val="List 3"/>
    <w:basedOn w:val="Standard"/>
    <w:semiHidden/>
    <w:rsid w:val="00405336"/>
    <w:pPr>
      <w:ind w:left="1080" w:hanging="360"/>
      <w:contextualSpacing/>
    </w:pPr>
  </w:style>
  <w:style w:type="paragraph" w:styleId="Liste4">
    <w:name w:val="List 4"/>
    <w:basedOn w:val="Standard"/>
    <w:semiHidden/>
    <w:rsid w:val="00405336"/>
    <w:pPr>
      <w:ind w:left="1440" w:hanging="360"/>
      <w:contextualSpacing/>
    </w:pPr>
  </w:style>
  <w:style w:type="paragraph" w:styleId="Liste5">
    <w:name w:val="List 5"/>
    <w:basedOn w:val="Standard"/>
    <w:semiHidden/>
    <w:rsid w:val="00405336"/>
    <w:pPr>
      <w:ind w:left="1800" w:hanging="360"/>
      <w:contextualSpacing/>
    </w:pPr>
  </w:style>
  <w:style w:type="paragraph" w:styleId="Aufzhlungszeichen">
    <w:name w:val="List Bullet"/>
    <w:basedOn w:val="Standard"/>
    <w:semiHidden/>
    <w:rsid w:val="00405336"/>
    <w:pPr>
      <w:numPr>
        <w:numId w:val="1"/>
      </w:numPr>
      <w:contextualSpacing/>
    </w:pPr>
  </w:style>
  <w:style w:type="paragraph" w:styleId="Aufzhlungszeichen2">
    <w:name w:val="List Bullet 2"/>
    <w:basedOn w:val="Standard"/>
    <w:semiHidden/>
    <w:rsid w:val="00405336"/>
    <w:pPr>
      <w:numPr>
        <w:numId w:val="2"/>
      </w:numPr>
      <w:contextualSpacing/>
    </w:pPr>
  </w:style>
  <w:style w:type="paragraph" w:styleId="Aufzhlungszeichen3">
    <w:name w:val="List Bullet 3"/>
    <w:basedOn w:val="Standard"/>
    <w:semiHidden/>
    <w:rsid w:val="00405336"/>
    <w:pPr>
      <w:numPr>
        <w:numId w:val="3"/>
      </w:numPr>
      <w:contextualSpacing/>
    </w:pPr>
  </w:style>
  <w:style w:type="paragraph" w:styleId="Aufzhlungszeichen4">
    <w:name w:val="List Bullet 4"/>
    <w:basedOn w:val="Standard"/>
    <w:semiHidden/>
    <w:rsid w:val="00405336"/>
    <w:pPr>
      <w:numPr>
        <w:numId w:val="4"/>
      </w:numPr>
      <w:contextualSpacing/>
    </w:pPr>
  </w:style>
  <w:style w:type="paragraph" w:styleId="Aufzhlungszeichen5">
    <w:name w:val="List Bullet 5"/>
    <w:basedOn w:val="Standard"/>
    <w:semiHidden/>
    <w:rsid w:val="00405336"/>
    <w:pPr>
      <w:numPr>
        <w:numId w:val="5"/>
      </w:numPr>
      <w:contextualSpacing/>
    </w:pPr>
  </w:style>
  <w:style w:type="paragraph" w:styleId="Listenfortsetzung">
    <w:name w:val="List Continue"/>
    <w:basedOn w:val="Standard"/>
    <w:semiHidden/>
    <w:rsid w:val="00405336"/>
    <w:pPr>
      <w:spacing w:after="120"/>
      <w:ind w:left="360"/>
      <w:contextualSpacing/>
    </w:pPr>
  </w:style>
  <w:style w:type="paragraph" w:styleId="Listenfortsetzung2">
    <w:name w:val="List Continue 2"/>
    <w:basedOn w:val="Standard"/>
    <w:semiHidden/>
    <w:rsid w:val="00405336"/>
    <w:pPr>
      <w:spacing w:after="120"/>
      <w:ind w:left="720"/>
      <w:contextualSpacing/>
    </w:pPr>
  </w:style>
  <w:style w:type="paragraph" w:styleId="Listenfortsetzung3">
    <w:name w:val="List Continue 3"/>
    <w:basedOn w:val="Standard"/>
    <w:semiHidden/>
    <w:rsid w:val="00405336"/>
    <w:pPr>
      <w:spacing w:after="120"/>
      <w:ind w:left="1080"/>
      <w:contextualSpacing/>
    </w:pPr>
  </w:style>
  <w:style w:type="paragraph" w:styleId="Listenfortsetzung4">
    <w:name w:val="List Continue 4"/>
    <w:basedOn w:val="Standard"/>
    <w:semiHidden/>
    <w:rsid w:val="00405336"/>
    <w:pPr>
      <w:spacing w:after="120"/>
      <w:ind w:left="1440"/>
      <w:contextualSpacing/>
    </w:pPr>
  </w:style>
  <w:style w:type="paragraph" w:styleId="Listenfortsetzung5">
    <w:name w:val="List Continue 5"/>
    <w:basedOn w:val="Standard"/>
    <w:semiHidden/>
    <w:rsid w:val="00405336"/>
    <w:pPr>
      <w:spacing w:after="120"/>
      <w:ind w:left="1800"/>
      <w:contextualSpacing/>
    </w:pPr>
  </w:style>
  <w:style w:type="paragraph" w:styleId="Listennummer">
    <w:name w:val="List Number"/>
    <w:basedOn w:val="Standard"/>
    <w:semiHidden/>
    <w:rsid w:val="00405336"/>
    <w:pPr>
      <w:numPr>
        <w:numId w:val="6"/>
      </w:numPr>
      <w:contextualSpacing/>
    </w:pPr>
  </w:style>
  <w:style w:type="paragraph" w:styleId="Listennummer2">
    <w:name w:val="List Number 2"/>
    <w:basedOn w:val="Standard"/>
    <w:semiHidden/>
    <w:rsid w:val="00405336"/>
    <w:pPr>
      <w:numPr>
        <w:numId w:val="7"/>
      </w:numPr>
      <w:contextualSpacing/>
    </w:pPr>
  </w:style>
  <w:style w:type="paragraph" w:styleId="Listennummer3">
    <w:name w:val="List Number 3"/>
    <w:basedOn w:val="Standard"/>
    <w:semiHidden/>
    <w:rsid w:val="00405336"/>
    <w:pPr>
      <w:numPr>
        <w:numId w:val="8"/>
      </w:numPr>
      <w:contextualSpacing/>
    </w:pPr>
  </w:style>
  <w:style w:type="paragraph" w:styleId="Listennummer4">
    <w:name w:val="List Number 4"/>
    <w:basedOn w:val="Standard"/>
    <w:semiHidden/>
    <w:rsid w:val="00405336"/>
    <w:pPr>
      <w:numPr>
        <w:numId w:val="9"/>
      </w:numPr>
      <w:contextualSpacing/>
    </w:pPr>
  </w:style>
  <w:style w:type="paragraph" w:styleId="Listennummer5">
    <w:name w:val="List Number 5"/>
    <w:basedOn w:val="Standard"/>
    <w:semiHidden/>
    <w:rsid w:val="00405336"/>
    <w:pPr>
      <w:numPr>
        <w:numId w:val="10"/>
      </w:numPr>
      <w:contextualSpacing/>
    </w:pPr>
  </w:style>
  <w:style w:type="paragraph" w:styleId="Listenabsatz">
    <w:name w:val="List Paragraph"/>
    <w:basedOn w:val="Standard"/>
    <w:uiPriority w:val="34"/>
    <w:semiHidden/>
    <w:qFormat/>
    <w:rsid w:val="00405336"/>
    <w:pPr>
      <w:ind w:left="720"/>
    </w:pPr>
  </w:style>
  <w:style w:type="paragraph" w:styleId="Makrotext">
    <w:name w:val="macro"/>
    <w:link w:val="MakrotextZchn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krotextZchn">
    <w:name w:val="Makrotext Zchn"/>
    <w:link w:val="Mak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Nachrichtenkopf">
    <w:name w:val="Message Header"/>
    <w:basedOn w:val="Standard"/>
    <w:link w:val="NachrichtenkopfZchn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NachrichtenkopfZchn">
    <w:name w:val="Nachrichtenkopf Zchn"/>
    <w:link w:val="Nachrichtenkopf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KeinLeerraum">
    <w:name w:val="No Spacing"/>
    <w:uiPriority w:val="1"/>
    <w:semiHidden/>
    <w:qFormat/>
    <w:rsid w:val="00405336"/>
    <w:rPr>
      <w:sz w:val="24"/>
    </w:rPr>
  </w:style>
  <w:style w:type="paragraph" w:styleId="StandardWeb">
    <w:name w:val="Normal (Web)"/>
    <w:basedOn w:val="Standard"/>
    <w:uiPriority w:val="99"/>
    <w:semiHidden/>
    <w:rsid w:val="00405336"/>
    <w:rPr>
      <w:szCs w:val="24"/>
    </w:rPr>
  </w:style>
  <w:style w:type="paragraph" w:styleId="Standardeinzug">
    <w:name w:val="Normal Indent"/>
    <w:basedOn w:val="Standard"/>
    <w:semiHidden/>
    <w:rsid w:val="00405336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semiHidden/>
    <w:rsid w:val="00405336"/>
  </w:style>
  <w:style w:type="character" w:customStyle="1" w:styleId="Fu-EndnotenberschriftZchn">
    <w:name w:val="Fuß/-Endnotenüberschrift Zchn"/>
    <w:link w:val="Fu-Endnotenberschrift"/>
    <w:semiHidden/>
    <w:rsid w:val="00FF04E3"/>
    <w:rPr>
      <w:sz w:val="24"/>
    </w:rPr>
  </w:style>
  <w:style w:type="paragraph" w:styleId="NurText">
    <w:name w:val="Plain Text"/>
    <w:basedOn w:val="Standard"/>
    <w:link w:val="NurTextZchn"/>
    <w:semiHidden/>
    <w:rsid w:val="00405336"/>
    <w:rPr>
      <w:rFonts w:ascii="Courier New" w:hAnsi="Courier New" w:cs="Courier New"/>
      <w:sz w:val="20"/>
    </w:rPr>
  </w:style>
  <w:style w:type="character" w:customStyle="1" w:styleId="NurTextZchn">
    <w:name w:val="Nur Text Zchn"/>
    <w:link w:val="NurText"/>
    <w:semiHidden/>
    <w:rsid w:val="00FF04E3"/>
    <w:rPr>
      <w:rFonts w:ascii="Courier New" w:hAnsi="Courier New" w:cs="Courier New"/>
    </w:rPr>
  </w:style>
  <w:style w:type="paragraph" w:styleId="Zitat">
    <w:name w:val="Quote"/>
    <w:basedOn w:val="Standard"/>
    <w:next w:val="Standard"/>
    <w:link w:val="ZitatZchn"/>
    <w:uiPriority w:val="29"/>
    <w:semiHidden/>
    <w:qFormat/>
    <w:rsid w:val="00405336"/>
    <w:rPr>
      <w:i/>
      <w:iCs/>
      <w:color w:val="000000"/>
    </w:rPr>
  </w:style>
  <w:style w:type="character" w:customStyle="1" w:styleId="ZitatZchn">
    <w:name w:val="Zitat Zchn"/>
    <w:link w:val="Zitat"/>
    <w:uiPriority w:val="29"/>
    <w:semiHidden/>
    <w:rsid w:val="00FF04E3"/>
    <w:rPr>
      <w:i/>
      <w:iCs/>
      <w:color w:val="000000"/>
      <w:sz w:val="24"/>
    </w:rPr>
  </w:style>
  <w:style w:type="paragraph" w:styleId="Anrede">
    <w:name w:val="Salutation"/>
    <w:basedOn w:val="Standard"/>
    <w:next w:val="Standard"/>
    <w:link w:val="AnredeZchn"/>
    <w:semiHidden/>
    <w:rsid w:val="00405336"/>
  </w:style>
  <w:style w:type="character" w:customStyle="1" w:styleId="AnredeZchn">
    <w:name w:val="Anrede Zchn"/>
    <w:link w:val="Anrede"/>
    <w:semiHidden/>
    <w:rsid w:val="00FF04E3"/>
    <w:rPr>
      <w:sz w:val="24"/>
    </w:rPr>
  </w:style>
  <w:style w:type="paragraph" w:styleId="Unterschrift">
    <w:name w:val="Signature"/>
    <w:basedOn w:val="Standard"/>
    <w:link w:val="UnterschriftZchn"/>
    <w:semiHidden/>
    <w:rsid w:val="00405336"/>
    <w:pPr>
      <w:ind w:left="4320"/>
    </w:pPr>
  </w:style>
  <w:style w:type="character" w:customStyle="1" w:styleId="UnterschriftZchn">
    <w:name w:val="Unterschrift Zchn"/>
    <w:link w:val="Unterschrift"/>
    <w:semiHidden/>
    <w:rsid w:val="00FF04E3"/>
    <w:rPr>
      <w:sz w:val="24"/>
    </w:rPr>
  </w:style>
  <w:style w:type="paragraph" w:styleId="Untertitel">
    <w:name w:val="Subtitle"/>
    <w:basedOn w:val="Standard"/>
    <w:next w:val="Standard"/>
    <w:link w:val="UntertitelZchn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UntertitelZchn">
    <w:name w:val="Untertitel Zchn"/>
    <w:link w:val="Untertitel"/>
    <w:semiHidden/>
    <w:rsid w:val="00FF04E3"/>
    <w:rPr>
      <w:rFonts w:ascii="Cambria" w:hAnsi="Cambria"/>
      <w:sz w:val="24"/>
      <w:szCs w:val="24"/>
    </w:rPr>
  </w:style>
  <w:style w:type="paragraph" w:styleId="Rechtsgrundlagenverzeichnis">
    <w:name w:val="table of authorities"/>
    <w:basedOn w:val="Standard"/>
    <w:next w:val="Standard"/>
    <w:semiHidden/>
    <w:rsid w:val="00405336"/>
    <w:pPr>
      <w:ind w:left="240" w:hanging="240"/>
    </w:pPr>
  </w:style>
  <w:style w:type="paragraph" w:styleId="Abbildungsverzeichnis">
    <w:name w:val="table of figures"/>
    <w:basedOn w:val="Standard"/>
    <w:next w:val="Standard"/>
    <w:semiHidden/>
    <w:rsid w:val="00405336"/>
  </w:style>
  <w:style w:type="paragraph" w:styleId="Titel">
    <w:name w:val="Title"/>
    <w:basedOn w:val="Standard"/>
    <w:next w:val="Standard"/>
    <w:link w:val="TitelZchn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elZchn">
    <w:name w:val="Titel Zchn"/>
    <w:link w:val="Titel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RGV-berschrift">
    <w:name w:val="toa heading"/>
    <w:basedOn w:val="Standard"/>
    <w:next w:val="Standard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Verzeichnis1">
    <w:name w:val="toc 1"/>
    <w:basedOn w:val="Standard"/>
    <w:next w:val="Standard"/>
    <w:autoRedefine/>
    <w:semiHidden/>
    <w:rsid w:val="00405336"/>
  </w:style>
  <w:style w:type="paragraph" w:styleId="Verzeichnis2">
    <w:name w:val="toc 2"/>
    <w:basedOn w:val="Standard"/>
    <w:next w:val="Standard"/>
    <w:autoRedefine/>
    <w:semiHidden/>
    <w:rsid w:val="00405336"/>
    <w:pPr>
      <w:ind w:left="240"/>
    </w:pPr>
  </w:style>
  <w:style w:type="paragraph" w:styleId="Verzeichnis3">
    <w:name w:val="toc 3"/>
    <w:basedOn w:val="Standard"/>
    <w:next w:val="Standard"/>
    <w:autoRedefine/>
    <w:semiHidden/>
    <w:rsid w:val="00405336"/>
    <w:pPr>
      <w:ind w:left="480"/>
    </w:pPr>
  </w:style>
  <w:style w:type="paragraph" w:styleId="Verzeichnis4">
    <w:name w:val="toc 4"/>
    <w:basedOn w:val="Standard"/>
    <w:next w:val="Standard"/>
    <w:autoRedefine/>
    <w:semiHidden/>
    <w:rsid w:val="00405336"/>
    <w:pPr>
      <w:ind w:left="720"/>
    </w:pPr>
  </w:style>
  <w:style w:type="paragraph" w:styleId="Verzeichnis5">
    <w:name w:val="toc 5"/>
    <w:basedOn w:val="Standard"/>
    <w:next w:val="Standard"/>
    <w:autoRedefine/>
    <w:semiHidden/>
    <w:rsid w:val="00405336"/>
    <w:pPr>
      <w:ind w:left="960"/>
    </w:pPr>
  </w:style>
  <w:style w:type="paragraph" w:styleId="Verzeichnis6">
    <w:name w:val="toc 6"/>
    <w:basedOn w:val="Standard"/>
    <w:next w:val="Standard"/>
    <w:autoRedefine/>
    <w:semiHidden/>
    <w:rsid w:val="00405336"/>
    <w:pPr>
      <w:ind w:left="1200"/>
    </w:pPr>
  </w:style>
  <w:style w:type="paragraph" w:styleId="Verzeichnis7">
    <w:name w:val="toc 7"/>
    <w:basedOn w:val="Standard"/>
    <w:next w:val="Standard"/>
    <w:autoRedefine/>
    <w:semiHidden/>
    <w:rsid w:val="00405336"/>
    <w:pPr>
      <w:ind w:left="1440"/>
    </w:pPr>
  </w:style>
  <w:style w:type="paragraph" w:styleId="Verzeichnis8">
    <w:name w:val="toc 8"/>
    <w:basedOn w:val="Standard"/>
    <w:next w:val="Standard"/>
    <w:autoRedefine/>
    <w:semiHidden/>
    <w:rsid w:val="00405336"/>
    <w:pPr>
      <w:ind w:left="1680"/>
    </w:pPr>
  </w:style>
  <w:style w:type="paragraph" w:styleId="Verzeichnis9">
    <w:name w:val="toc 9"/>
    <w:basedOn w:val="Standard"/>
    <w:next w:val="Standard"/>
    <w:autoRedefine/>
    <w:semiHidden/>
    <w:rsid w:val="00405336"/>
    <w:pPr>
      <w:ind w:left="1920"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Standard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Standard"/>
    <w:rsid w:val="00FF3503"/>
    <w:pPr>
      <w:spacing w:before="100" w:beforeAutospacing="1" w:after="100" w:afterAutospacing="1"/>
    </w:pPr>
    <w:rPr>
      <w:szCs w:val="24"/>
    </w:rPr>
  </w:style>
  <w:style w:type="character" w:styleId="Fett">
    <w:name w:val="Strong"/>
    <w:uiPriority w:val="22"/>
    <w:qFormat/>
    <w:rsid w:val="00FF3503"/>
    <w:rPr>
      <w:b/>
      <w:bCs/>
    </w:rPr>
  </w:style>
  <w:style w:type="character" w:styleId="Kommentarzeichen">
    <w:name w:val="annotation reference"/>
    <w:semiHidden/>
    <w:rsid w:val="002800B6"/>
    <w:rPr>
      <w:sz w:val="16"/>
      <w:szCs w:val="16"/>
    </w:rPr>
  </w:style>
  <w:style w:type="character" w:styleId="NichtaufgelsteErwhnung">
    <w:name w:val="Unresolved Mention"/>
    <w:basedOn w:val="Absatz-Standardschriftart"/>
    <w:rsid w:val="00E53F61"/>
    <w:rPr>
      <w:color w:val="605E5C"/>
      <w:shd w:val="clear" w:color="auto" w:fill="E1DFDD"/>
    </w:rPr>
  </w:style>
  <w:style w:type="paragraph" w:customStyle="1" w:styleId="Text">
    <w:name w:val="Text"/>
    <w:basedOn w:val="Standard"/>
    <w:rsid w:val="00DA4655"/>
    <w:pPr>
      <w:spacing w:before="120"/>
      <w:ind w:firstLine="720"/>
    </w:pPr>
    <w:rPr>
      <w:szCs w:val="24"/>
    </w:rPr>
  </w:style>
  <w:style w:type="paragraph" w:customStyle="1" w:styleId="Affiliation">
    <w:name w:val="Affiliation"/>
    <w:basedOn w:val="Text"/>
    <w:qFormat/>
    <w:rsid w:val="004B428C"/>
    <w:pPr>
      <w:ind w:firstLine="0"/>
    </w:pPr>
  </w:style>
  <w:style w:type="character" w:styleId="Zeilennummer">
    <w:name w:val="line number"/>
    <w:basedOn w:val="Absatz-Standardschriftart"/>
    <w:semiHidden/>
    <w:rsid w:val="00801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959FB2-C1E7-8F48-AA1F-D3F10418F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2209</Words>
  <Characters>13921</Characters>
  <Application>Microsoft Office Word</Application>
  <DocSecurity>0</DocSecurity>
  <Lines>116</Lines>
  <Paragraphs>32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Supporting Online Material for</vt:lpstr>
      <vt:lpstr>Supporting Online Material for</vt:lpstr>
    </vt:vector>
  </TitlesOfParts>
  <Company>AAAS</Company>
  <LinksUpToDate>false</LinksUpToDate>
  <CharactersWithSpaces>16098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Microsoft Office User</cp:lastModifiedBy>
  <cp:revision>17</cp:revision>
  <cp:lastPrinted>2020-03-14T07:38:00Z</cp:lastPrinted>
  <dcterms:created xsi:type="dcterms:W3CDTF">2020-06-02T11:37:00Z</dcterms:created>
  <dcterms:modified xsi:type="dcterms:W3CDTF">2020-06-02T12:26:00Z</dcterms:modified>
</cp:coreProperties>
</file>